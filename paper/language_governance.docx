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9"/>
        <w:ind w:firstLine="734"/>
        <w:rPr>
          <w:color w:val="000000" w:themeColor="text1"/>
          <w:lang w:eastAsia="zh-CN"/>
        </w:rPr>
      </w:pPr>
      <w:r>
        <w:rPr>
          <w:color w:val="000000" w:themeColor="text1"/>
          <w:lang w:eastAsia="zh-CN"/>
        </w:rPr>
        <w:t>语言的国家治理意涵与功能研究</w:t>
      </w:r>
    </w:p>
    <w:p>
      <w:pPr>
        <w:pStyle w:val="18"/>
        <w:ind w:firstLine="612"/>
        <w:rPr>
          <w:color w:val="000000" w:themeColor="text1"/>
          <w:lang w:eastAsia="zh-CN"/>
        </w:rPr>
      </w:pPr>
      <w:r>
        <w:rPr>
          <w:color w:val="000000" w:themeColor="text1"/>
          <w:lang w:eastAsia="zh-CN"/>
        </w:rPr>
        <w:t>（工作论文，未经作者允许请勿转载或收入论文集）</w:t>
      </w:r>
    </w:p>
    <w:p>
      <w:pPr>
        <w:pStyle w:val="29"/>
        <w:rPr>
          <w:color w:val="000000" w:themeColor="text1"/>
          <w:lang w:eastAsia="zh-CN"/>
        </w:rPr>
      </w:pPr>
      <w:r>
        <w:rPr>
          <w:color w:val="000000" w:themeColor="text1"/>
          <w:lang w:eastAsia="zh-CN"/>
        </w:rPr>
        <w:t>胡悦</w:t>
      </w:r>
    </w:p>
    <w:p>
      <w:pPr>
        <w:pStyle w:val="29"/>
        <w:rPr>
          <w:color w:val="000000" w:themeColor="text1"/>
          <w:lang w:eastAsia="zh-CN"/>
        </w:rPr>
      </w:pPr>
      <w:r>
        <w:rPr>
          <w:color w:val="000000" w:themeColor="text1"/>
          <w:lang w:eastAsia="zh-CN"/>
        </w:rPr>
        <w:t>朱萌</w:t>
      </w:r>
      <w:r>
        <w:rPr>
          <w:rStyle w:val="26"/>
          <w:color w:val="000000" w:themeColor="text1"/>
        </w:rPr>
        <w:footnoteReference w:id="0"/>
      </w:r>
    </w:p>
    <w:p>
      <w:pPr>
        <w:pStyle w:val="30"/>
        <w:ind w:firstLine="408"/>
        <w:rPr>
          <w:color w:val="000000" w:themeColor="text1"/>
          <w:lang w:eastAsia="zh-CN"/>
        </w:rPr>
      </w:pPr>
      <w:r>
        <w:rPr>
          <w:color w:val="000000" w:themeColor="text1"/>
          <w:lang w:eastAsia="zh-CN"/>
        </w:rPr>
        <w:t>摘要</w:t>
      </w:r>
    </w:p>
    <w:p>
      <w:pPr>
        <w:pStyle w:val="31"/>
        <w:ind w:firstLine="400"/>
        <w:rPr>
          <w:color w:val="000000" w:themeColor="text1"/>
          <w:lang w:eastAsia="zh-CN"/>
        </w:rPr>
      </w:pPr>
      <w:r>
        <w:rPr>
          <w:color w:val="000000" w:themeColor="text1"/>
          <w:lang w:eastAsia="zh-CN"/>
        </w:rPr>
        <w:t>语言是政治运行和政民沟通核心载体。 然而，对于语言的治理功能和意涵却仍缺乏全面认识。 本文结合语言政治学前沿理论和实证研究，对语言的治理角色和功能进行了系统阐述，重点探讨语言超越文化和民族事务的治理作用。 本文提出，语言能够在国家治理、群体治理和个体治理过程中产生多层治理效能，同时通过传递政治意志、调整群体心态和促进个体发展等路径实现其他政策工具罕有的贯通性治理。 最后，文章针对新型城镇化、意识形态工作和共同富裕三个重点领域，对语言治理效能在具体治理场景中的应用进行了探索性讨论，为如何在新的发展阶段将语言文字工作有机嵌入国家治理体系和治理能力现代化</w:t>
      </w:r>
      <w:ins w:id="0" w:author="ZhuMeng" w:date="2024-08-15T09:48:00Z">
        <w:r>
          <w:rPr>
            <w:rFonts w:hint="eastAsia"/>
            <w:color w:val="000000" w:themeColor="text1"/>
            <w:lang w:eastAsia="zh-CN"/>
          </w:rPr>
          <w:t>的</w:t>
        </w:r>
      </w:ins>
      <w:r>
        <w:rPr>
          <w:color w:val="000000" w:themeColor="text1"/>
          <w:lang w:eastAsia="zh-CN"/>
        </w:rPr>
        <w:t>总体目标</w:t>
      </w:r>
      <w:del w:id="1" w:author="ZhuMeng" w:date="2024-08-15T09:48:00Z">
        <w:r>
          <w:rPr>
            <w:color w:val="000000" w:themeColor="text1"/>
            <w:lang w:eastAsia="zh-CN"/>
          </w:rPr>
          <w:delText>的实践问题</w:delText>
        </w:r>
      </w:del>
      <w:r>
        <w:rPr>
          <w:color w:val="000000" w:themeColor="text1"/>
          <w:lang w:eastAsia="zh-CN"/>
        </w:rPr>
        <w:t>提供思路和视角。</w:t>
      </w:r>
    </w:p>
    <w:p>
      <w:pPr>
        <w:pStyle w:val="31"/>
        <w:ind w:firstLine="408"/>
        <w:rPr>
          <w:color w:val="000000" w:themeColor="text1"/>
          <w:lang w:eastAsia="zh-CN"/>
        </w:rPr>
      </w:pPr>
      <w:r>
        <w:rPr>
          <w:b/>
          <w:bCs/>
          <w:color w:val="000000" w:themeColor="text1"/>
          <w:lang w:eastAsia="zh-CN"/>
        </w:rPr>
        <w:t>关键词</w:t>
      </w:r>
      <w:r>
        <w:rPr>
          <w:color w:val="000000" w:themeColor="text1"/>
          <w:lang w:eastAsia="zh-CN"/>
        </w:rPr>
        <w:t>：语言治理；国家治理；群体治理；个体治理；系统功能类型学</w:t>
      </w:r>
    </w:p>
    <w:p>
      <w:pPr>
        <w:pStyle w:val="2"/>
        <w:rPr>
          <w:color w:val="000000" w:themeColor="text1"/>
        </w:rPr>
      </w:pPr>
      <w:bookmarkStart w:id="0" w:name="引言"/>
      <w:r>
        <w:rPr>
          <w:color w:val="000000" w:themeColor="text1"/>
        </w:rPr>
        <w:t>引言</w:t>
      </w:r>
    </w:p>
    <w:p>
      <w:pPr>
        <w:pStyle w:val="27"/>
        <w:ind w:firstLine="480"/>
        <w:rPr>
          <w:color w:val="000000" w:themeColor="text1"/>
          <w:lang w:eastAsia="zh-CN"/>
        </w:rPr>
      </w:pPr>
      <w:r>
        <w:rPr>
          <w:color w:val="000000" w:themeColor="text1"/>
          <w:lang w:eastAsia="zh-CN"/>
        </w:rPr>
        <w:t>语言是政治运行和政民沟通最核心的载体。 政权通过</w:t>
      </w:r>
      <w:del w:id="2" w:author="ZhuMeng" w:date="2024-08-15T09:50:00Z">
        <w:r>
          <w:rPr>
            <w:color w:val="000000" w:themeColor="text1"/>
            <w:lang w:eastAsia="zh-CN"/>
          </w:rPr>
          <w:delText>对</w:delText>
        </w:r>
      </w:del>
      <w:r>
        <w:rPr>
          <w:color w:val="000000" w:themeColor="text1"/>
          <w:lang w:eastAsia="zh-CN"/>
        </w:rPr>
        <w:t>政治词汇</w:t>
      </w:r>
      <w:ins w:id="3" w:author="ZhuMeng" w:date="2024-08-15T09:50:00Z">
        <w:r>
          <w:rPr>
            <w:rFonts w:hint="eastAsia"/>
            <w:color w:val="000000" w:themeColor="text1"/>
            <w:lang w:eastAsia="zh-CN"/>
          </w:rPr>
          <w:t>的</w:t>
        </w:r>
      </w:ins>
      <w:del w:id="4" w:author="ZhuMeng" w:date="2024-08-15T09:49:00Z">
        <w:r>
          <w:rPr>
            <w:color w:val="000000" w:themeColor="text1"/>
            <w:lang w:eastAsia="zh-CN"/>
          </w:rPr>
          <w:delText>和逻辑的语言</w:delText>
        </w:r>
      </w:del>
      <w:r>
        <w:rPr>
          <w:color w:val="000000" w:themeColor="text1"/>
          <w:lang w:eastAsia="zh-CN"/>
        </w:rPr>
        <w:t>解释，阐释治国理念、传达施政方针、表现政治意志； 民众通过接收政府的语言信号，领会</w:t>
      </w:r>
      <w:del w:id="5" w:author="ZhuMeng" w:date="2024-08-15T09:50:00Z">
        <w:r>
          <w:rPr>
            <w:color w:val="000000" w:themeColor="text1"/>
            <w:lang w:eastAsia="zh-CN"/>
          </w:rPr>
          <w:delText>政府</w:delText>
        </w:r>
      </w:del>
      <w:r>
        <w:rPr>
          <w:color w:val="000000" w:themeColor="text1"/>
          <w:lang w:eastAsia="zh-CN"/>
        </w:rPr>
        <w:t>政治意图、理解治理思路、明确发展方向。 然而，</w:t>
      </w:r>
      <w:ins w:id="6" w:author="ZhuMeng" w:date="2024-08-15T09:51:00Z">
        <w:r>
          <w:rPr>
            <w:rFonts w:hint="eastAsia"/>
            <w:color w:val="000000" w:themeColor="text1"/>
            <w:lang w:eastAsia="zh-CN"/>
          </w:rPr>
          <w:t>人们</w:t>
        </w:r>
      </w:ins>
      <w:r>
        <w:rPr>
          <w:color w:val="000000" w:themeColor="text1"/>
          <w:lang w:eastAsia="zh-CN"/>
        </w:rPr>
        <w:t>对于语言这一</w:t>
      </w:r>
      <w:del w:id="7" w:author="ZhuMeng" w:date="2024-08-15T09:51:00Z">
        <w:r>
          <w:rPr>
            <w:color w:val="000000" w:themeColor="text1"/>
            <w:lang w:eastAsia="zh-CN"/>
          </w:rPr>
          <w:delText>如此</w:delText>
        </w:r>
      </w:del>
      <w:r>
        <w:rPr>
          <w:color w:val="000000" w:themeColor="text1"/>
          <w:lang w:eastAsia="zh-CN"/>
        </w:rPr>
        <w:t>根基性的政治生活要素的治理功能和意涵的理解却有待深入。 在政治学领域，</w:t>
      </w:r>
      <w:ins w:id="8" w:author="ZhuMeng" w:date="2024-08-15T09:52:00Z">
        <w:r>
          <w:rPr>
            <w:rFonts w:hint="eastAsia"/>
            <w:color w:val="000000" w:themeColor="text1"/>
            <w:lang w:eastAsia="zh-CN"/>
          </w:rPr>
          <w:t>与</w:t>
        </w:r>
      </w:ins>
      <w:del w:id="9" w:author="ZhuMeng" w:date="2024-08-15T09:52:00Z">
        <w:r>
          <w:rPr>
            <w:color w:val="000000" w:themeColor="text1"/>
            <w:lang w:eastAsia="zh-CN"/>
          </w:rPr>
          <w:delText>既有与</w:delText>
        </w:r>
      </w:del>
      <w:r>
        <w:rPr>
          <w:color w:val="000000" w:themeColor="text1"/>
          <w:lang w:eastAsia="zh-CN"/>
        </w:rPr>
        <w:t>语言相关的</w:t>
      </w:r>
      <w:ins w:id="10" w:author="ZhuMeng" w:date="2024-08-15T09:52:00Z">
        <w:r>
          <w:rPr>
            <w:rFonts w:hint="eastAsia"/>
            <w:color w:val="000000" w:themeColor="text1"/>
            <w:lang w:eastAsia="zh-CN"/>
          </w:rPr>
          <w:t>现有</w:t>
        </w:r>
      </w:ins>
      <w:r>
        <w:rPr>
          <w:color w:val="000000" w:themeColor="text1"/>
          <w:lang w:eastAsia="zh-CN"/>
        </w:rPr>
        <w:t>研究主要聚焦语言在促进国家共同体认同和调整民族关系上的作用(</w:t>
      </w:r>
      <w:r>
        <w:rPr>
          <w:color w:val="000000" w:themeColor="text1"/>
        </w:rPr>
        <w:fldChar w:fldCharType="begin"/>
      </w:r>
      <w:r>
        <w:rPr>
          <w:color w:val="000000" w:themeColor="text1"/>
          <w:lang w:eastAsia="zh-CN"/>
        </w:rPr>
        <w:instrText xml:space="preserve">HYPERLINK \l "ref-QuShaoBing2016" \h</w:instrText>
      </w:r>
      <w:r>
        <w:rPr>
          <w:color w:val="000000" w:themeColor="text1"/>
        </w:rPr>
        <w:fldChar w:fldCharType="separate"/>
      </w:r>
      <w:r>
        <w:rPr>
          <w:rStyle w:val="24"/>
          <w:color w:val="000000" w:themeColor="text1"/>
          <w:lang w:eastAsia="zh-CN"/>
        </w:rPr>
        <w:t>屈哨兵 2016</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"ref-ShiLin2021" \h</w:instrText>
      </w:r>
      <w:r>
        <w:rPr>
          <w:color w:val="000000" w:themeColor="text1"/>
        </w:rPr>
        <w:fldChar w:fldCharType="separate"/>
      </w:r>
      <w:r>
        <w:rPr>
          <w:rStyle w:val="24"/>
          <w:color w:val="000000" w:themeColor="text1"/>
          <w:lang w:eastAsia="zh-CN"/>
        </w:rPr>
        <w:t>石琳 2021</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"ref-WangChunHui2018" \h</w:instrText>
      </w:r>
      <w:r>
        <w:rPr>
          <w:color w:val="000000" w:themeColor="text1"/>
        </w:rPr>
        <w:fldChar w:fldCharType="separate"/>
      </w:r>
      <w:r>
        <w:rPr>
          <w:rStyle w:val="24"/>
          <w:color w:val="000000" w:themeColor="text1"/>
          <w:lang w:eastAsia="zh-CN"/>
        </w:rPr>
        <w:t>王春辉 2018</w:t>
      </w:r>
      <w:r>
        <w:rPr>
          <w:rStyle w:val="24"/>
          <w:color w:val="000000" w:themeColor="text1"/>
        </w:rPr>
        <w:fldChar w:fldCharType="end"/>
      </w:r>
      <w:r>
        <w:rPr>
          <w:color w:val="000000" w:themeColor="text1"/>
          <w:lang w:eastAsia="zh-CN"/>
        </w:rPr>
        <w:t>)。 从这个角度来看，现代国家对于语言的规范和治理似乎只在建国初期产生作用或仅作用于国家内部的少数族裔和外来人口。 然而，近年来国际学界开始从政治心理和认知塑造角度，重新检视语言在政民互动、意识形态塑造等过程中更具普遍性和长期型的效能 (</w:t>
      </w:r>
      <w:r>
        <w:rPr>
          <w:color w:val="000000" w:themeColor="text1"/>
        </w:rPr>
        <w:fldChar w:fldCharType="begin"/>
      </w:r>
      <w:r>
        <w:rPr>
          <w:color w:val="000000" w:themeColor="text1"/>
          <w:lang w:eastAsia="zh-CN"/>
        </w:rPr>
        <w:instrText xml:space="preserve">HYPERLINK \l "ref-Hu2020" \h</w:instrText>
      </w:r>
      <w:r>
        <w:rPr>
          <w:color w:val="000000" w:themeColor="text1"/>
        </w:rPr>
        <w:fldChar w:fldCharType="separate"/>
      </w:r>
      <w:r>
        <w:rPr>
          <w:rStyle w:val="24"/>
          <w:color w:val="000000" w:themeColor="text1"/>
          <w:lang w:eastAsia="zh-CN"/>
        </w:rPr>
        <w:t>Hu 2020</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"ref-Liu2022" \h</w:instrText>
      </w:r>
      <w:r>
        <w:rPr>
          <w:color w:val="000000" w:themeColor="text1"/>
        </w:rPr>
        <w:fldChar w:fldCharType="separate"/>
      </w:r>
      <w:r>
        <w:rPr>
          <w:rStyle w:val="24"/>
          <w:color w:val="000000" w:themeColor="text1"/>
          <w:lang w:eastAsia="zh-CN"/>
        </w:rPr>
        <w:t>A. H. Liu 2022</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"ref-MartelliJaffrelot2023" \h</w:instrText>
      </w:r>
      <w:r>
        <w:rPr>
          <w:color w:val="000000" w:themeColor="text1"/>
        </w:rPr>
        <w:fldChar w:fldCharType="separate"/>
      </w:r>
      <w:r>
        <w:rPr>
          <w:rStyle w:val="24"/>
          <w:color w:val="000000" w:themeColor="text1"/>
          <w:lang w:eastAsia="zh-CN"/>
        </w:rPr>
        <w:t>Martelli and Jaffrelot 2023</w:t>
      </w:r>
      <w:r>
        <w:rPr>
          <w:rStyle w:val="24"/>
          <w:color w:val="000000" w:themeColor="text1"/>
        </w:rPr>
        <w:fldChar w:fldCharType="end"/>
      </w:r>
      <w:r>
        <w:rPr>
          <w:color w:val="000000" w:themeColor="text1"/>
          <w:lang w:eastAsia="zh-CN"/>
        </w:rPr>
        <w:t>)。 新研究的不断涌现，促使政治学者重新思考语言在国家治理和政治过程中扮演的角色，也加速了以政治逻辑</w:t>
      </w:r>
      <w:del w:id="11" w:author="ZhuMeng" w:date="2024-08-15T09:52:00Z">
        <w:r>
          <w:rPr>
            <w:color w:val="000000" w:themeColor="text1"/>
            <w:lang w:eastAsia="zh-CN"/>
          </w:rPr>
          <w:delText>和视角</w:delText>
        </w:r>
      </w:del>
      <w:r>
        <w:rPr>
          <w:color w:val="000000" w:themeColor="text1"/>
          <w:lang w:eastAsia="zh-CN"/>
        </w:rPr>
        <w:t>理解语言公共意涵和治理效能的“语言政治学”逐渐脱离民族政治学和政治修辞学，形成具有独立议题指向和研究方法的新兴交叉学科领域 (</w:t>
      </w:r>
      <w:r>
        <w:rPr>
          <w:color w:val="000000" w:themeColor="text1"/>
        </w:rPr>
        <w:fldChar w:fldCharType="begin"/>
      </w:r>
      <w:r>
        <w:rPr>
          <w:color w:val="000000" w:themeColor="text1"/>
          <w:lang w:eastAsia="zh-CN"/>
        </w:rPr>
        <w:instrText xml:space="preserve">HYPERLINK \l "ref-GuoTaiHui2019" \h</w:instrText>
      </w:r>
      <w:r>
        <w:rPr>
          <w:color w:val="000000" w:themeColor="text1"/>
        </w:rPr>
        <w:fldChar w:fldCharType="separate"/>
      </w:r>
      <w:r>
        <w:rPr>
          <w:rStyle w:val="24"/>
          <w:color w:val="000000" w:themeColor="text1"/>
          <w:lang w:eastAsia="zh-CN"/>
        </w:rPr>
        <w:t>郭台辉 2019</w:t>
      </w:r>
      <w:r>
        <w:rPr>
          <w:rStyle w:val="24"/>
          <w:color w:val="000000" w:themeColor="text1"/>
        </w:rPr>
        <w:fldChar w:fldCharType="end"/>
      </w:r>
      <w:r>
        <w:rPr>
          <w:color w:val="000000" w:themeColor="text1"/>
          <w:lang w:eastAsia="zh-CN"/>
        </w:rPr>
        <w:t>)。</w:t>
      </w:r>
    </w:p>
    <w:p>
      <w:pPr>
        <w:pStyle w:val="3"/>
        <w:ind w:firstLine="480"/>
        <w:rPr>
          <w:color w:val="000000" w:themeColor="text1"/>
          <w:lang w:eastAsia="zh-CN"/>
        </w:rPr>
      </w:pPr>
      <w:r>
        <w:rPr>
          <w:color w:val="000000" w:themeColor="text1"/>
          <w:lang w:eastAsia="zh-CN"/>
        </w:rPr>
        <w:t>对于语言国家治理意涵和功能的理解，不仅是一种理论需求，更</w:t>
      </w:r>
      <w:ins w:id="12" w:author="ZhuMeng" w:date="2024-08-15T10:08:00Z">
        <w:r>
          <w:rPr>
            <w:rFonts w:hint="eastAsia"/>
            <w:color w:val="000000" w:themeColor="text1"/>
            <w:lang w:eastAsia="zh-CN"/>
          </w:rPr>
          <w:t>为</w:t>
        </w:r>
      </w:ins>
      <w:del w:id="13" w:author="ZhuMeng" w:date="2024-08-15T10:08:00Z">
        <w:r>
          <w:rPr>
            <w:color w:val="000000" w:themeColor="text1"/>
            <w:lang w:eastAsia="zh-CN"/>
          </w:rPr>
          <w:delText>为探讨如何</w:delText>
        </w:r>
      </w:del>
      <w:r>
        <w:rPr>
          <w:color w:val="000000" w:themeColor="text1"/>
          <w:lang w:eastAsia="zh-CN"/>
        </w:rPr>
        <w:t>在新的发展阶段</w:t>
      </w:r>
      <w:ins w:id="14" w:author="ZhuMeng" w:date="2024-08-15T10:08:00Z">
        <w:r>
          <w:rPr>
            <w:rFonts w:hint="eastAsia"/>
            <w:color w:val="000000" w:themeColor="text1"/>
            <w:lang w:eastAsia="zh-CN"/>
          </w:rPr>
          <w:t>如何</w:t>
        </w:r>
      </w:ins>
      <w:ins w:id="15" w:author="ZhuMeng" w:date="2024-08-15T10:07:00Z">
        <w:r>
          <w:rPr>
            <w:rFonts w:hint="eastAsia"/>
            <w:color w:val="000000" w:themeColor="text1"/>
            <w:lang w:eastAsia="zh-CN"/>
          </w:rPr>
          <w:t>将</w:t>
        </w:r>
      </w:ins>
      <w:r>
        <w:rPr>
          <w:color w:val="000000" w:themeColor="text1"/>
          <w:lang w:eastAsia="zh-CN"/>
        </w:rPr>
        <w:t>语言文字工作有机嵌入国家治理体系和治理能力现代化</w:t>
      </w:r>
      <w:ins w:id="16" w:author="ZhuMeng" w:date="2024-08-15T10:10:00Z">
        <w:r>
          <w:rPr>
            <w:rFonts w:hint="eastAsia"/>
            <w:color w:val="000000" w:themeColor="text1"/>
            <w:lang w:eastAsia="zh-CN"/>
          </w:rPr>
          <w:t>的</w:t>
        </w:r>
      </w:ins>
      <w:r>
        <w:rPr>
          <w:color w:val="000000" w:themeColor="text1"/>
          <w:lang w:eastAsia="zh-CN"/>
        </w:rPr>
        <w:t>总体目标</w:t>
      </w:r>
      <w:del w:id="17" w:author="ZhuMeng" w:date="2024-08-15T10:10:00Z">
        <w:r>
          <w:rPr>
            <w:color w:val="000000" w:themeColor="text1"/>
            <w:lang w:eastAsia="zh-CN"/>
          </w:rPr>
          <w:delText>的实践问题</w:delText>
        </w:r>
      </w:del>
      <w:r>
        <w:rPr>
          <w:color w:val="000000" w:themeColor="text1"/>
          <w:lang w:eastAsia="zh-CN"/>
        </w:rPr>
        <w:t>提供思路和参考。 2016年，国家语委将国家语言治理写入《国家语言文字事业“十三五”发展规划》，并提出要实现语言治理与国家治理相适应。 2020年10月，第一次全国语言文字会议上提出要“推进语言文字治理体系和治理能力现代化”。 2024年全国语言文字工作会议上，又进一步将语言文字工作与“加快发展新质生产力”绑定。 除了教育、文化</w:t>
      </w:r>
      <w:ins w:id="18" w:author="ZhuMeng" w:date="2024-08-15T10:11:00Z">
        <w:r>
          <w:rPr>
            <w:rFonts w:hint="eastAsia"/>
            <w:color w:val="000000" w:themeColor="text1"/>
            <w:lang w:eastAsia="zh-CN"/>
          </w:rPr>
          <w:t>等</w:t>
        </w:r>
      </w:ins>
      <w:r>
        <w:rPr>
          <w:color w:val="000000" w:themeColor="text1"/>
          <w:lang w:eastAsia="zh-CN"/>
        </w:rPr>
        <w:t>传统领域，语言在更广泛公共事务中如何能实现</w:t>
      </w:r>
      <w:ins w:id="19" w:author="ZhuMeng" w:date="2024-08-15T10:11:00Z">
        <w:r>
          <w:rPr>
            <w:rFonts w:hint="eastAsia"/>
            <w:color w:val="000000" w:themeColor="text1"/>
            <w:lang w:eastAsia="zh-CN"/>
          </w:rPr>
          <w:t>治理功能</w:t>
        </w:r>
      </w:ins>
      <w:del w:id="20" w:author="ZhuMeng" w:date="2024-08-15T10:11:00Z">
        <w:r>
          <w:rPr>
            <w:color w:val="000000" w:themeColor="text1"/>
            <w:lang w:eastAsia="zh-CN"/>
          </w:rPr>
          <w:delText>功用</w:delText>
        </w:r>
      </w:del>
      <w:r>
        <w:rPr>
          <w:color w:val="000000" w:themeColor="text1"/>
          <w:lang w:eastAsia="zh-CN"/>
        </w:rPr>
        <w:t>，进而促进国家高质量发展，是本文探索的实践之义。</w:t>
      </w:r>
    </w:p>
    <w:p>
      <w:pPr>
        <w:pStyle w:val="3"/>
        <w:ind w:firstLine="480"/>
        <w:rPr>
          <w:color w:val="000000" w:themeColor="text1"/>
          <w:lang w:eastAsia="zh-CN"/>
        </w:rPr>
      </w:pPr>
      <w:r>
        <w:rPr>
          <w:color w:val="000000" w:themeColor="text1"/>
          <w:lang w:eastAsia="zh-CN"/>
        </w:rPr>
        <w:t>响应理论和实践的双重需求，本文在语言政治学前沿理论和实证研究基础上，对语言在国家治理、群体治理和个体治理三个层面的角色和功能进行了系统阐述，重点探讨语言超越文化和民族事务的治理作用，提出传递政治意志、调整群体心态和促进个体发展三种治理实现路径。 最后，文章针对新型城镇化、意识形态工作和共同富裕三个重点领域，对语言治理效能在具体治理场景中的应用进行了探索性讨论。</w:t>
      </w:r>
    </w:p>
    <w:bookmarkEnd w:id="0"/>
    <w:p>
      <w:pPr>
        <w:pStyle w:val="2"/>
        <w:rPr>
          <w:color w:val="000000" w:themeColor="text1"/>
        </w:rPr>
      </w:pPr>
      <w:bookmarkStart w:id="1" w:name="语言的多层次治理效能"/>
      <w:r>
        <w:rPr>
          <w:color w:val="000000" w:themeColor="text1"/>
        </w:rPr>
        <w:t>语言的多层次治理效能</w:t>
      </w:r>
    </w:p>
    <w:p>
      <w:pPr>
        <w:pStyle w:val="27"/>
        <w:ind w:firstLine="480"/>
        <w:rPr>
          <w:color w:val="000000" w:themeColor="text1"/>
          <w:lang w:eastAsia="zh-CN"/>
        </w:rPr>
      </w:pPr>
      <w:r>
        <w:rPr>
          <w:color w:val="000000" w:themeColor="text1"/>
          <w:lang w:eastAsia="zh-CN"/>
        </w:rPr>
        <w:t>从人类发展角度，语言是人类有别于其他物种的独征（autapomorphy），</w:t>
      </w:r>
      <w:del w:id="21" w:author="ZhuMeng" w:date="2024-08-15T10:12:00Z">
        <w:r>
          <w:rPr>
            <w:color w:val="000000" w:themeColor="text1"/>
            <w:lang w:eastAsia="zh-CN"/>
          </w:rPr>
          <w:delText>也</w:delText>
        </w:r>
      </w:del>
      <w:r>
        <w:rPr>
          <w:color w:val="000000" w:themeColor="text1"/>
          <w:lang w:eastAsia="zh-CN"/>
        </w:rPr>
        <w:t>是维系人类社会最重要的交际与思维符号体系，</w:t>
      </w:r>
      <w:ins w:id="22" w:author="ZhuMeng" w:date="2024-08-15T10:12:00Z">
        <w:r>
          <w:rPr>
            <w:rFonts w:hint="eastAsia"/>
            <w:color w:val="000000" w:themeColor="text1"/>
            <w:lang w:eastAsia="zh-CN"/>
          </w:rPr>
          <w:t>是</w:t>
        </w:r>
      </w:ins>
      <w:r>
        <w:rPr>
          <w:color w:val="000000" w:themeColor="text1"/>
          <w:lang w:eastAsia="zh-CN"/>
        </w:rPr>
        <w:t>个体交流思想与情感</w:t>
      </w:r>
      <w:del w:id="23" w:author="ZhuMeng" w:date="2024-08-15T10:12:00Z">
        <w:r>
          <w:rPr>
            <w:color w:val="000000" w:themeColor="text1"/>
            <w:lang w:eastAsia="zh-CN"/>
          </w:rPr>
          <w:delText>的</w:delText>
        </w:r>
      </w:del>
      <w:r>
        <w:rPr>
          <w:color w:val="000000" w:themeColor="text1"/>
          <w:lang w:eastAsia="zh-CN"/>
        </w:rPr>
        <w:t>最根本</w:t>
      </w:r>
      <w:ins w:id="24" w:author="ZhuMeng" w:date="2024-08-15T10:12:00Z">
        <w:r>
          <w:rPr>
            <w:rFonts w:hint="eastAsia"/>
            <w:color w:val="000000" w:themeColor="text1"/>
            <w:lang w:eastAsia="zh-CN"/>
          </w:rPr>
          <w:t>的</w:t>
        </w:r>
      </w:ins>
      <w:r>
        <w:rPr>
          <w:color w:val="000000" w:themeColor="text1"/>
          <w:lang w:eastAsia="zh-CN"/>
        </w:rPr>
        <w:t>工具 (</w:t>
      </w:r>
      <w:r>
        <w:rPr>
          <w:color w:val="000000" w:themeColor="text1"/>
        </w:rPr>
        <w:fldChar w:fldCharType="begin"/>
      </w:r>
      <w:r>
        <w:rPr>
          <w:color w:val="000000" w:themeColor="text1"/>
          <w:lang w:eastAsia="zh-CN"/>
        </w:rPr>
        <w:instrText xml:space="preserve">HYPERLINK \l "ref-BerwickChomsky2016" \h</w:instrText>
      </w:r>
      <w:r>
        <w:rPr>
          <w:color w:val="000000" w:themeColor="text1"/>
        </w:rPr>
        <w:fldChar w:fldCharType="separate"/>
      </w:r>
      <w:r>
        <w:rPr>
          <w:rStyle w:val="24"/>
          <w:color w:val="000000" w:themeColor="text1"/>
          <w:lang w:eastAsia="zh-CN"/>
        </w:rPr>
        <w:t>Berwick and Chomsky 2016, 54</w:t>
      </w:r>
      <w:r>
        <w:rPr>
          <w:rStyle w:val="24"/>
          <w:color w:val="000000" w:themeColor="text1"/>
        </w:rPr>
        <w:fldChar w:fldCharType="end"/>
      </w:r>
      <w:r>
        <w:rPr>
          <w:color w:val="000000" w:themeColor="text1"/>
          <w:lang w:eastAsia="zh-CN"/>
        </w:rPr>
        <w:t xml:space="preserve">)。 从社会政治角度，语言一直以来被认为是凝聚国家共同体意识、承载社会文化身份的重要手段。 </w:t>
      </w:r>
      <w:del w:id="25" w:author="ZhuMeng" w:date="2024-08-15T10:12:00Z">
        <w:r>
          <w:rPr>
            <w:color w:val="000000" w:themeColor="text1"/>
            <w:lang w:eastAsia="zh-CN"/>
          </w:rPr>
          <w:delText>社会科学</w:delText>
        </w:r>
      </w:del>
      <w:r>
        <w:rPr>
          <w:color w:val="000000" w:themeColor="text1"/>
          <w:lang w:eastAsia="zh-CN"/>
        </w:rPr>
        <w:t>各学科</w:t>
      </w:r>
      <w:ins w:id="26" w:author="ZhuMeng" w:date="2024-08-15T10:13:00Z">
        <w:r>
          <w:rPr>
            <w:rFonts w:hint="eastAsia"/>
            <w:color w:val="000000" w:themeColor="text1"/>
            <w:lang w:eastAsia="zh-CN"/>
          </w:rPr>
          <w:t>均</w:t>
        </w:r>
      </w:ins>
      <w:del w:id="27" w:author="ZhuMeng" w:date="2024-08-15T10:13:00Z">
        <w:r>
          <w:rPr>
            <w:color w:val="000000" w:themeColor="text1"/>
            <w:lang w:eastAsia="zh-CN"/>
          </w:rPr>
          <w:delText>都</w:delText>
        </w:r>
      </w:del>
      <w:r>
        <w:rPr>
          <w:color w:val="000000" w:themeColor="text1"/>
          <w:lang w:eastAsia="zh-CN"/>
        </w:rPr>
        <w:t>对语言的社会政治作用</w:t>
      </w:r>
      <w:ins w:id="28" w:author="ZhuMeng" w:date="2024-08-15T10:13:00Z">
        <w:r>
          <w:rPr>
            <w:rFonts w:hint="eastAsia"/>
            <w:color w:val="000000" w:themeColor="text1"/>
            <w:lang w:eastAsia="zh-CN"/>
          </w:rPr>
          <w:t>进行过</w:t>
        </w:r>
      </w:ins>
      <w:del w:id="29" w:author="ZhuMeng" w:date="2024-08-15T10:13:00Z">
        <w:r>
          <w:rPr>
            <w:color w:val="000000" w:themeColor="text1"/>
            <w:lang w:eastAsia="zh-CN"/>
          </w:rPr>
          <w:delText>有</w:delText>
        </w:r>
      </w:del>
      <w:r>
        <w:rPr>
          <w:color w:val="000000" w:themeColor="text1"/>
          <w:lang w:eastAsia="zh-CN"/>
        </w:rPr>
        <w:t>独特</w:t>
      </w:r>
      <w:del w:id="30" w:author="ZhuMeng" w:date="2024-08-15T10:13:00Z">
        <w:r>
          <w:rPr>
            <w:color w:val="000000" w:themeColor="text1"/>
            <w:lang w:eastAsia="zh-CN"/>
          </w:rPr>
          <w:delText>视角的</w:delText>
        </w:r>
      </w:del>
      <w:r>
        <w:rPr>
          <w:color w:val="000000" w:themeColor="text1"/>
          <w:lang w:eastAsia="zh-CN"/>
        </w:rPr>
        <w:t>阐释：经济学家将语言技能视作一种经济优势，强调语言对个体人力资本的促进作用(</w:t>
      </w:r>
      <w:r>
        <w:rPr>
          <w:color w:val="000000" w:themeColor="text1"/>
        </w:rPr>
        <w:fldChar w:fldCharType="begin"/>
      </w:r>
      <w:r>
        <w:rPr>
          <w:color w:val="000000" w:themeColor="text1"/>
          <w:lang w:eastAsia="zh-CN"/>
        </w:rPr>
        <w:instrText xml:space="preserve">HYPERLINK \l "ref-ZhangWeiGuo2011" \h</w:instrText>
      </w:r>
      <w:r>
        <w:rPr>
          <w:color w:val="000000" w:themeColor="text1"/>
        </w:rPr>
        <w:fldChar w:fldCharType="separate"/>
      </w:r>
      <w:r>
        <w:rPr>
          <w:rStyle w:val="24"/>
          <w:color w:val="000000" w:themeColor="text1"/>
          <w:lang w:eastAsia="zh-CN"/>
        </w:rPr>
        <w:t>张卫国 2011</w:t>
      </w:r>
      <w:r>
        <w:rPr>
          <w:rStyle w:val="24"/>
          <w:color w:val="000000" w:themeColor="text1"/>
        </w:rPr>
        <w:fldChar w:fldCharType="end"/>
      </w:r>
      <w:r>
        <w:rPr>
          <w:color w:val="000000" w:themeColor="text1"/>
          <w:lang w:eastAsia="zh-CN"/>
        </w:rPr>
        <w:t>)； 社会语言学家突出语言的个人性与社会性(</w:t>
      </w:r>
      <w:r>
        <w:rPr>
          <w:color w:val="000000" w:themeColor="text1"/>
        </w:rPr>
        <w:fldChar w:fldCharType="begin"/>
      </w:r>
      <w:r>
        <w:rPr>
          <w:color w:val="000000" w:themeColor="text1"/>
          <w:lang w:eastAsia="zh-CN"/>
        </w:rPr>
        <w:instrText xml:space="preserve">HYPERLINK \l "ref-LuHuiLinPanYi2014" \h</w:instrText>
      </w:r>
      <w:r>
        <w:rPr>
          <w:color w:val="000000" w:themeColor="text1"/>
        </w:rPr>
        <w:fldChar w:fldCharType="separate"/>
      </w:r>
      <w:r>
        <w:rPr>
          <w:rStyle w:val="24"/>
          <w:color w:val="000000" w:themeColor="text1"/>
          <w:lang w:eastAsia="zh-CN"/>
        </w:rPr>
        <w:t>卢晖临 and 潘毅 2014</w:t>
      </w:r>
      <w:r>
        <w:rPr>
          <w:rStyle w:val="24"/>
          <w:color w:val="000000" w:themeColor="text1"/>
        </w:rPr>
        <w:fldChar w:fldCharType="end"/>
      </w:r>
      <w:r>
        <w:rPr>
          <w:color w:val="000000" w:themeColor="text1"/>
          <w:lang w:eastAsia="zh-CN"/>
        </w:rPr>
        <w:t>)，侧重语言对个体身份认同的影响； 而政治语言学家更多将语言与国家构建和民族关系相关联(</w:t>
      </w:r>
      <w:r>
        <w:rPr>
          <w:color w:val="000000" w:themeColor="text1"/>
        </w:rPr>
        <w:fldChar w:fldCharType="begin"/>
      </w:r>
      <w:r>
        <w:rPr>
          <w:color w:val="000000" w:themeColor="text1"/>
          <w:lang w:eastAsia="zh-CN"/>
        </w:rPr>
        <w:instrText xml:space="preserve">HYPERLINK \l "ref-HeZengKe2014" \h</w:instrText>
      </w:r>
      <w:r>
        <w:rPr>
          <w:color w:val="000000" w:themeColor="text1"/>
        </w:rPr>
        <w:fldChar w:fldCharType="separate"/>
      </w:r>
      <w:r>
        <w:rPr>
          <w:rStyle w:val="24"/>
          <w:color w:val="000000" w:themeColor="text1"/>
          <w:lang w:eastAsia="zh-CN"/>
        </w:rPr>
        <w:t>何增科 2014</w:t>
      </w:r>
      <w:r>
        <w:rPr>
          <w:rStyle w:val="24"/>
          <w:color w:val="000000" w:themeColor="text1"/>
        </w:rPr>
        <w:fldChar w:fldCharType="end"/>
      </w:r>
      <w:r>
        <w:rPr>
          <w:color w:val="000000" w:themeColor="text1"/>
          <w:lang w:eastAsia="zh-CN"/>
        </w:rPr>
        <w:t>)。 本文承接政治语言学脉络，但</w:t>
      </w:r>
      <w:ins w:id="31" w:author="ZhuMeng" w:date="2024-08-15T10:15:00Z">
        <w:r>
          <w:rPr>
            <w:rFonts w:hint="eastAsia"/>
            <w:color w:val="000000" w:themeColor="text1"/>
            <w:lang w:eastAsia="zh-CN"/>
          </w:rPr>
          <w:t>侧重</w:t>
        </w:r>
      </w:ins>
      <w:del w:id="32" w:author="ZhuMeng" w:date="2024-08-15T10:14:00Z">
        <w:r>
          <w:rPr>
            <w:color w:val="000000" w:themeColor="text1"/>
            <w:lang w:eastAsia="zh-CN"/>
          </w:rPr>
          <w:delText>侧重从</w:delText>
        </w:r>
      </w:del>
      <w:r>
        <w:rPr>
          <w:color w:val="000000" w:themeColor="text1"/>
          <w:lang w:eastAsia="zh-CN"/>
        </w:rPr>
        <w:t>国家功能角度，将语言政策视为一种公共制度手段，</w:t>
      </w:r>
      <w:ins w:id="33" w:author="ZhuMeng" w:date="2024-08-15T10:15:00Z">
        <w:r>
          <w:rPr>
            <w:rFonts w:hint="eastAsia"/>
            <w:color w:val="000000" w:themeColor="text1"/>
            <w:lang w:eastAsia="zh-CN"/>
          </w:rPr>
          <w:t>着眼于</w:t>
        </w:r>
      </w:ins>
      <w:del w:id="34" w:author="ZhuMeng" w:date="2024-08-15T10:13:00Z">
        <w:r>
          <w:rPr>
            <w:rFonts w:hint="eastAsia"/>
            <w:color w:val="000000" w:themeColor="text1"/>
            <w:lang w:eastAsia="zh-CN"/>
          </w:rPr>
          <w:delText>从</w:delText>
        </w:r>
      </w:del>
      <w:r>
        <w:rPr>
          <w:color w:val="000000" w:themeColor="text1"/>
          <w:lang w:eastAsia="zh-CN"/>
        </w:rPr>
        <w:t>国家全局治理、群体关系治理和个体行为治理</w:t>
      </w:r>
      <w:ins w:id="35" w:author="ZhuMeng" w:date="2024-08-15T10:14:00Z">
        <w:r>
          <w:rPr>
            <w:rFonts w:hint="eastAsia"/>
            <w:color w:val="000000" w:themeColor="text1"/>
            <w:lang w:eastAsia="zh-CN"/>
          </w:rPr>
          <w:t>，</w:t>
        </w:r>
      </w:ins>
      <w:ins w:id="36" w:author="ZhuMeng" w:date="2024-08-15T10:16:00Z">
        <w:r>
          <w:rPr>
            <w:rFonts w:hint="eastAsia"/>
            <w:color w:val="000000" w:themeColor="text1"/>
            <w:lang w:eastAsia="zh-CN"/>
          </w:rPr>
          <w:t>进而</w:t>
        </w:r>
      </w:ins>
      <w:del w:id="37" w:author="ZhuMeng" w:date="2024-08-15T10:14:00Z">
        <w:r>
          <w:rPr>
            <w:rFonts w:hint="eastAsia"/>
            <w:color w:val="000000" w:themeColor="text1"/>
            <w:lang w:eastAsia="zh-CN"/>
          </w:rPr>
          <w:delText>的</w:delText>
        </w:r>
      </w:del>
      <w:ins w:id="38" w:author="ZhuMeng" w:date="2024-08-15T10:16:00Z">
        <w:r>
          <w:rPr>
            <w:rFonts w:hint="eastAsia"/>
            <w:color w:val="000000" w:themeColor="text1"/>
            <w:lang w:eastAsia="zh-CN"/>
          </w:rPr>
          <w:t>从</w:t>
        </w:r>
      </w:ins>
      <w:del w:id="39" w:author="ZhuMeng" w:date="2024-08-15T10:15:00Z">
        <w:r>
          <w:rPr>
            <w:color w:val="000000" w:themeColor="text1"/>
            <w:lang w:eastAsia="zh-CN"/>
          </w:rPr>
          <w:delText>由</w:delText>
        </w:r>
      </w:del>
      <w:r>
        <w:rPr>
          <w:color w:val="000000" w:themeColor="text1"/>
          <w:lang w:eastAsia="zh-CN"/>
        </w:rPr>
        <w:t>宏观到微观</w:t>
      </w:r>
      <w:del w:id="40" w:author="ZhuMeng" w:date="2024-08-15T10:16:00Z">
        <w:r>
          <w:rPr>
            <w:color w:val="000000" w:themeColor="text1"/>
            <w:lang w:eastAsia="zh-CN"/>
          </w:rPr>
          <w:delText>的</w:delText>
        </w:r>
      </w:del>
      <w:r>
        <w:rPr>
          <w:color w:val="000000" w:themeColor="text1"/>
          <w:lang w:eastAsia="zh-CN"/>
        </w:rPr>
        <w:t>层次分析</w:t>
      </w:r>
      <w:ins w:id="41" w:author="ZhuMeng" w:date="2024-08-15T10:16:00Z">
        <w:r>
          <w:rPr>
            <w:rFonts w:hint="eastAsia"/>
            <w:color w:val="000000" w:themeColor="text1"/>
            <w:lang w:eastAsia="zh-CN"/>
          </w:rPr>
          <w:t>逐步解析</w:t>
        </w:r>
      </w:ins>
      <w:del w:id="42" w:author="ZhuMeng" w:date="2024-08-15T10:16:00Z">
        <w:r>
          <w:rPr>
            <w:color w:val="000000" w:themeColor="text1"/>
            <w:lang w:eastAsia="zh-CN"/>
          </w:rPr>
          <w:delText>理解</w:delText>
        </w:r>
      </w:del>
      <w:r>
        <w:rPr>
          <w:color w:val="000000" w:themeColor="text1"/>
          <w:lang w:eastAsia="zh-CN"/>
        </w:rPr>
        <w:t>语言</w:t>
      </w:r>
      <w:ins w:id="43" w:author="ZhuMeng" w:date="2024-08-15T10:16:00Z">
        <w:r>
          <w:rPr>
            <w:rFonts w:hint="eastAsia"/>
            <w:color w:val="000000" w:themeColor="text1"/>
            <w:lang w:eastAsia="zh-CN"/>
          </w:rPr>
          <w:t>的</w:t>
        </w:r>
      </w:ins>
      <w:r>
        <w:rPr>
          <w:color w:val="000000" w:themeColor="text1"/>
          <w:lang w:eastAsia="zh-CN"/>
        </w:rPr>
        <w:t>治理意涵。</w:t>
      </w:r>
    </w:p>
    <w:p>
      <w:pPr>
        <w:pStyle w:val="4"/>
        <w:rPr>
          <w:color w:val="000000" w:themeColor="text1"/>
        </w:rPr>
      </w:pPr>
      <w:bookmarkStart w:id="2" w:name="语言的国家治理功能"/>
      <w:r>
        <w:rPr>
          <w:color w:val="000000" w:themeColor="text1"/>
        </w:rPr>
        <w:t>语言的国家治理功能</w:t>
      </w:r>
    </w:p>
    <w:p>
      <w:pPr>
        <w:pStyle w:val="27"/>
        <w:ind w:firstLine="480"/>
        <w:rPr>
          <w:color w:val="000000" w:themeColor="text1"/>
          <w:lang w:eastAsia="zh-CN"/>
        </w:rPr>
      </w:pPr>
      <w:r>
        <w:rPr>
          <w:color w:val="000000" w:themeColor="text1"/>
          <w:lang w:eastAsia="zh-CN"/>
        </w:rPr>
        <w:t xml:space="preserve">语言是国家治理得以实施的基础性条件。 国家治理是国家政权的所有者、管理者和利益相关者等多元行为主体在一国范围内对社会公共事务的合作管理，核心目的在于彰显公共秩序、传达政治意志、实现社会团结。 在这一层面，语言政策和语言治理扮演着影响国家治理有效性和权威性的重要角色。 </w:t>
      </w:r>
      <w:del w:id="44" w:author="ZhuMeng" w:date="2024-08-15T10:17:00Z">
        <w:r>
          <w:rPr>
            <w:color w:val="000000" w:themeColor="text1"/>
            <w:lang w:eastAsia="zh-CN"/>
          </w:rPr>
          <w:delText>正如</w:delText>
        </w:r>
      </w:del>
      <w:r>
        <w:rPr>
          <w:color w:val="000000" w:themeColor="text1"/>
          <w:lang w:eastAsia="zh-CN"/>
        </w:rPr>
        <w:t>诸多语言政治学研究指出</w:t>
      </w:r>
      <w:del w:id="45" w:author="ZhuMeng" w:date="2024-08-15T10:17:00Z">
        <w:r>
          <w:rPr>
            <w:color w:val="000000" w:themeColor="text1"/>
            <w:lang w:eastAsia="zh-CN"/>
          </w:rPr>
          <w:delText>的</w:delText>
        </w:r>
      </w:del>
      <w:r>
        <w:rPr>
          <w:color w:val="000000" w:themeColor="text1"/>
          <w:lang w:eastAsia="zh-CN"/>
        </w:rPr>
        <w:t>，语言政策的核心是确定国家官方的统一使用语言</w:t>
      </w:r>
      <w:ins w:id="46" w:author="ZhuMeng" w:date="2024-08-15T10:17:00Z">
        <w:r>
          <w:rPr>
            <w:rFonts w:hint="eastAsia"/>
            <w:color w:val="000000" w:themeColor="text1"/>
            <w:lang w:eastAsia="zh-CN"/>
          </w:rPr>
          <w:t>和</w:t>
        </w:r>
      </w:ins>
      <w:del w:id="47" w:author="ZhuMeng" w:date="2024-08-15T10:17:00Z">
        <w:r>
          <w:rPr>
            <w:color w:val="000000" w:themeColor="text1"/>
            <w:lang w:eastAsia="zh-CN"/>
          </w:rPr>
          <w:delText>以及</w:delText>
        </w:r>
      </w:del>
      <w:r>
        <w:rPr>
          <w:color w:val="000000" w:themeColor="text1"/>
          <w:lang w:eastAsia="zh-CN"/>
        </w:rPr>
        <w:t>各种语言类型在国家语言体系中的位置(</w:t>
      </w:r>
      <w:r>
        <w:rPr>
          <w:color w:val="000000" w:themeColor="text1"/>
        </w:rPr>
        <w:fldChar w:fldCharType="begin"/>
      </w:r>
      <w:r>
        <w:rPr>
          <w:color w:val="000000" w:themeColor="text1"/>
          <w:lang w:eastAsia="zh-CN"/>
        </w:rPr>
        <w:instrText xml:space="preserve">HYPERLINK \l "ref-Laitin1994" \h</w:instrText>
      </w:r>
      <w:r>
        <w:rPr>
          <w:color w:val="000000" w:themeColor="text1"/>
        </w:rPr>
        <w:fldChar w:fldCharType="separate"/>
      </w:r>
      <w:r>
        <w:rPr>
          <w:rStyle w:val="24"/>
          <w:color w:val="000000" w:themeColor="text1"/>
          <w:lang w:eastAsia="zh-CN"/>
        </w:rPr>
        <w:t>Laitin 1994</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"ref-Pool1991" \h</w:instrText>
      </w:r>
      <w:r>
        <w:rPr>
          <w:color w:val="000000" w:themeColor="text1"/>
        </w:rPr>
        <w:fldChar w:fldCharType="separate"/>
      </w:r>
      <w:r>
        <w:rPr>
          <w:rStyle w:val="24"/>
          <w:color w:val="000000" w:themeColor="text1"/>
          <w:lang w:eastAsia="zh-CN"/>
        </w:rPr>
        <w:t>Pool 1991</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"ref-Schildkraut2001a" \h</w:instrText>
      </w:r>
      <w:r>
        <w:rPr>
          <w:color w:val="000000" w:themeColor="text1"/>
        </w:rPr>
        <w:fldChar w:fldCharType="separate"/>
      </w:r>
      <w:r>
        <w:rPr>
          <w:rStyle w:val="24"/>
          <w:color w:val="000000" w:themeColor="text1"/>
          <w:lang w:eastAsia="zh-CN"/>
        </w:rPr>
        <w:t>Schildkraut 2001</w:t>
      </w:r>
      <w:r>
        <w:rPr>
          <w:rStyle w:val="24"/>
          <w:color w:val="000000" w:themeColor="text1"/>
        </w:rPr>
        <w:fldChar w:fldCharType="end"/>
      </w:r>
      <w:r>
        <w:rPr>
          <w:color w:val="000000" w:themeColor="text1"/>
          <w:lang w:eastAsia="zh-CN"/>
        </w:rPr>
        <w:t>)。</w:t>
      </w:r>
    </w:p>
    <w:p>
      <w:pPr>
        <w:pStyle w:val="3"/>
        <w:ind w:firstLine="480"/>
        <w:rPr>
          <w:color w:val="000000" w:themeColor="text1"/>
          <w:lang w:eastAsia="zh-CN"/>
        </w:rPr>
      </w:pPr>
      <w:r>
        <w:rPr>
          <w:color w:val="000000" w:themeColor="text1"/>
          <w:lang w:eastAsia="zh-CN"/>
        </w:rPr>
        <w:t>官方（使用）语言——通常也是国家通语——具有保证政令</w:t>
      </w:r>
      <w:ins w:id="48" w:author="ZhuMeng" w:date="2024-08-15T10:18:00Z">
        <w:r>
          <w:rPr>
            <w:rFonts w:hint="eastAsia"/>
            <w:color w:val="000000" w:themeColor="text1"/>
            <w:lang w:eastAsia="zh-CN"/>
          </w:rPr>
          <w:t>通达</w:t>
        </w:r>
      </w:ins>
      <w:del w:id="49" w:author="ZhuMeng" w:date="2024-08-15T10:18:00Z">
        <w:r>
          <w:rPr>
            <w:color w:val="000000" w:themeColor="text1"/>
            <w:lang w:eastAsia="zh-CN"/>
          </w:rPr>
          <w:delText>可达</w:delText>
        </w:r>
      </w:del>
      <w:r>
        <w:rPr>
          <w:color w:val="000000" w:themeColor="text1"/>
          <w:lang w:eastAsia="zh-CN"/>
        </w:rPr>
        <w:t>和提升国家行政效率</w:t>
      </w:r>
      <w:ins w:id="50" w:author="ZhuMeng" w:date="2024-08-15T10:18:00Z">
        <w:r>
          <w:rPr>
            <w:rFonts w:hint="eastAsia"/>
            <w:color w:val="000000" w:themeColor="text1"/>
            <w:lang w:eastAsia="zh-CN"/>
          </w:rPr>
          <w:t>的</w:t>
        </w:r>
      </w:ins>
      <w:r>
        <w:rPr>
          <w:color w:val="000000" w:themeColor="text1"/>
          <w:lang w:eastAsia="zh-CN"/>
        </w:rPr>
        <w:t>作用。 因此，推行国家通用语言也成为现代国家普遍采用的语言治理模式(</w:t>
      </w:r>
      <w:r>
        <w:rPr>
          <w:color w:val="000000" w:themeColor="text1"/>
        </w:rPr>
        <w:fldChar w:fldCharType="begin"/>
      </w:r>
      <w:r>
        <w:rPr>
          <w:color w:val="000000" w:themeColor="text1"/>
          <w:lang w:eastAsia="zh-CN"/>
        </w:rPr>
        <w:instrText xml:space="preserve">HYPERLINK \l "ref-Liu2015" \h</w:instrText>
      </w:r>
      <w:r>
        <w:rPr>
          <w:color w:val="000000" w:themeColor="text1"/>
        </w:rPr>
        <w:fldChar w:fldCharType="separate"/>
      </w:r>
      <w:r>
        <w:rPr>
          <w:rStyle w:val="24"/>
          <w:color w:val="000000" w:themeColor="text1"/>
          <w:lang w:eastAsia="zh-CN"/>
        </w:rPr>
        <w:t>A. H. Liu 2015</w:t>
      </w:r>
      <w:r>
        <w:rPr>
          <w:rStyle w:val="24"/>
          <w:color w:val="000000" w:themeColor="text1"/>
        </w:rPr>
        <w:fldChar w:fldCharType="end"/>
      </w:r>
      <w:r>
        <w:rPr>
          <w:color w:val="000000" w:themeColor="text1"/>
          <w:lang w:eastAsia="zh-CN"/>
        </w:rPr>
        <w:t>)。 现代国家通用语言的推广，从交流成本层面，有助于消除语言</w:t>
      </w:r>
      <w:ins w:id="51" w:author="ZhuMeng" w:date="2024-08-15T10:18:00Z">
        <w:r>
          <w:rPr>
            <w:rFonts w:hint="eastAsia"/>
            <w:color w:val="000000" w:themeColor="text1"/>
            <w:lang w:eastAsia="zh-CN"/>
          </w:rPr>
          <w:t>差异</w:t>
        </w:r>
      </w:ins>
      <w:del w:id="52" w:author="ZhuMeng" w:date="2024-08-15T10:18:00Z">
        <w:r>
          <w:rPr>
            <w:color w:val="000000" w:themeColor="text1"/>
            <w:lang w:eastAsia="zh-CN"/>
          </w:rPr>
          <w:delText>差</w:delText>
        </w:r>
      </w:del>
      <w:r>
        <w:rPr>
          <w:color w:val="000000" w:themeColor="text1"/>
          <w:lang w:eastAsia="zh-CN"/>
        </w:rPr>
        <w:t>导致的地域保护主义，推动了共同体的建立，从而维护了国家统一和民族团结 (</w:t>
      </w:r>
      <w:r>
        <w:rPr>
          <w:color w:val="000000" w:themeColor="text1"/>
        </w:rPr>
        <w:fldChar w:fldCharType="begin"/>
      </w:r>
      <w:r>
        <w:rPr>
          <w:color w:val="000000" w:themeColor="text1"/>
          <w:lang w:eastAsia="zh-CN"/>
        </w:rPr>
        <w:instrText xml:space="preserve">HYPERLINK \l "ref-ZhangWeiGuo2020" \h</w:instrText>
      </w:r>
      <w:r>
        <w:rPr>
          <w:color w:val="000000" w:themeColor="text1"/>
        </w:rPr>
        <w:fldChar w:fldCharType="separate"/>
      </w:r>
      <w:r>
        <w:rPr>
          <w:rStyle w:val="24"/>
          <w:color w:val="000000" w:themeColor="text1"/>
          <w:lang w:eastAsia="zh-CN"/>
        </w:rPr>
        <w:t>张卫国 2020</w:t>
      </w:r>
      <w:r>
        <w:rPr>
          <w:rStyle w:val="24"/>
          <w:color w:val="000000" w:themeColor="text1"/>
        </w:rPr>
        <w:fldChar w:fldCharType="end"/>
      </w:r>
      <w:r>
        <w:rPr>
          <w:color w:val="000000" w:themeColor="text1"/>
          <w:lang w:eastAsia="zh-CN"/>
        </w:rPr>
        <w:t>)。 一个国家统一时间越长、政府体系越完善，其官方语言的推广范围和使用人群也就越大。 我国自1955年确定推广标准普通话、1956年正式由国务院部署实施，至今已经将近七十年。 当前全国普通话普及率超过80%，预期2025年将达到85% (</w:t>
      </w:r>
      <w:r>
        <w:rPr>
          <w:color w:val="000000" w:themeColor="text1"/>
        </w:rPr>
        <w:fldChar w:fldCharType="begin"/>
      </w:r>
      <w:r>
        <w:rPr>
          <w:color w:val="000000" w:themeColor="text1"/>
          <w:lang w:eastAsia="zh-CN"/>
        </w:rPr>
        <w:instrText xml:space="preserve">HYPERLINK \l "ref-ChaiRuJin2022" \h</w:instrText>
      </w:r>
      <w:r>
        <w:rPr>
          <w:color w:val="000000" w:themeColor="text1"/>
        </w:rPr>
        <w:fldChar w:fldCharType="separate"/>
      </w:r>
      <w:r>
        <w:rPr>
          <w:rStyle w:val="24"/>
          <w:color w:val="000000" w:themeColor="text1"/>
          <w:lang w:eastAsia="zh-CN"/>
        </w:rPr>
        <w:t>柴如瑾 2022</w:t>
      </w:r>
      <w:r>
        <w:rPr>
          <w:rStyle w:val="24"/>
          <w:color w:val="000000" w:themeColor="text1"/>
        </w:rPr>
        <w:fldChar w:fldCharType="end"/>
      </w:r>
      <w:r>
        <w:rPr>
          <w:color w:val="000000" w:themeColor="text1"/>
          <w:lang w:eastAsia="zh-CN"/>
        </w:rPr>
        <w:t>)。</w:t>
      </w:r>
    </w:p>
    <w:bookmarkEnd w:id="2"/>
    <w:p>
      <w:pPr>
        <w:pStyle w:val="4"/>
        <w:rPr>
          <w:color w:val="000000" w:themeColor="text1"/>
        </w:rPr>
      </w:pPr>
      <w:bookmarkStart w:id="3" w:name="语言的群体治理功能"/>
      <w:r>
        <w:rPr>
          <w:color w:val="000000" w:themeColor="text1"/>
        </w:rPr>
        <w:t>语言的群体治理功能</w:t>
      </w:r>
    </w:p>
    <w:p>
      <w:pPr>
        <w:pStyle w:val="27"/>
        <w:ind w:firstLine="480"/>
        <w:rPr>
          <w:color w:val="000000" w:themeColor="text1"/>
          <w:lang w:eastAsia="zh-CN"/>
        </w:rPr>
      </w:pPr>
      <w:r>
        <w:rPr>
          <w:color w:val="000000" w:themeColor="text1"/>
          <w:lang w:eastAsia="zh-CN"/>
        </w:rPr>
        <w:t>在群体治理层面，语言是跨群体交流的手段，也是群体间得以保持自主性和文化活力的重要倚仗。 群体治理突出民众的自我管理能力，强调在没有政府</w:t>
      </w:r>
      <w:del w:id="53" w:author="ZhuMeng" w:date="2024-08-15T10:19:00Z">
        <w:r>
          <w:rPr>
            <w:color w:val="000000" w:themeColor="text1"/>
            <w:lang w:eastAsia="zh-CN"/>
          </w:rPr>
          <w:delText>的</w:delText>
        </w:r>
      </w:del>
      <w:r>
        <w:rPr>
          <w:color w:val="000000" w:themeColor="text1"/>
          <w:lang w:eastAsia="zh-CN"/>
        </w:rPr>
        <w:t>参与</w:t>
      </w:r>
      <w:ins w:id="54" w:author="ZhuMeng" w:date="2024-08-15T10:19:00Z">
        <w:r>
          <w:rPr>
            <w:rFonts w:hint="eastAsia"/>
            <w:color w:val="000000" w:themeColor="text1"/>
            <w:lang w:eastAsia="zh-CN"/>
          </w:rPr>
          <w:t>的情况</w:t>
        </w:r>
      </w:ins>
      <w:r>
        <w:rPr>
          <w:color w:val="000000" w:themeColor="text1"/>
          <w:lang w:eastAsia="zh-CN"/>
        </w:rPr>
        <w:t>下，利用群体间的自我协作、社会交往以及非正式协议等自治手段来管理社会团体和社会组织 (</w:t>
      </w:r>
      <w:r>
        <w:rPr>
          <w:color w:val="000000" w:themeColor="text1"/>
        </w:rPr>
        <w:fldChar w:fldCharType="begin"/>
      </w:r>
      <w:r>
        <w:rPr>
          <w:color w:val="000000" w:themeColor="text1"/>
          <w:lang w:eastAsia="zh-CN"/>
        </w:rPr>
        <w:instrText xml:space="preserve">HYPERLINK \l "ref-LiuPizzi2018" \h</w:instrText>
      </w:r>
      <w:r>
        <w:rPr>
          <w:color w:val="000000" w:themeColor="text1"/>
        </w:rPr>
        <w:fldChar w:fldCharType="separate"/>
      </w:r>
      <w:r>
        <w:rPr>
          <w:rStyle w:val="24"/>
          <w:color w:val="000000" w:themeColor="text1"/>
          <w:lang w:eastAsia="zh-CN"/>
        </w:rPr>
        <w:t>A. Liu and Pizzi 2018</w:t>
      </w:r>
      <w:r>
        <w:rPr>
          <w:rStyle w:val="24"/>
          <w:color w:val="000000" w:themeColor="text1"/>
        </w:rPr>
        <w:fldChar w:fldCharType="end"/>
      </w:r>
      <w:r>
        <w:rPr>
          <w:color w:val="000000" w:themeColor="text1"/>
          <w:lang w:eastAsia="zh-CN"/>
        </w:rPr>
        <w:t>)。 根据社会认同理论，个体通过人际互动塑造群体利益，而语言对于满足人际交往和社会互动的紧迫需求，在更广泛意义上团结松散的民众，形成集体凝聚力具有重要作用。 语言是厘定文化群体边界的核心指标。 人类社会自古以来最简单也是最有效表明自己身份和判断他人身份的手段就是语言 (</w:t>
      </w:r>
      <w:r>
        <w:rPr>
          <w:color w:val="000000" w:themeColor="text1"/>
        </w:rPr>
        <w:fldChar w:fldCharType="begin"/>
      </w:r>
      <w:r>
        <w:rPr>
          <w:color w:val="000000" w:themeColor="text1"/>
          <w:lang w:eastAsia="zh-CN"/>
        </w:rPr>
        <w:instrText xml:space="preserve">HYPERLINK \l "ref-WangKeFei2011" \h</w:instrText>
      </w:r>
      <w:r>
        <w:rPr>
          <w:color w:val="000000" w:themeColor="text1"/>
        </w:rPr>
        <w:fldChar w:fldCharType="separate"/>
      </w:r>
      <w:r>
        <w:rPr>
          <w:rStyle w:val="24"/>
          <w:color w:val="000000" w:themeColor="text1"/>
          <w:lang w:eastAsia="zh-CN"/>
        </w:rPr>
        <w:t>王克非 2011</w:t>
      </w:r>
      <w:r>
        <w:rPr>
          <w:rStyle w:val="24"/>
          <w:color w:val="000000" w:themeColor="text1"/>
        </w:rPr>
        <w:fldChar w:fldCharType="end"/>
      </w:r>
      <w:r>
        <w:rPr>
          <w:color w:val="000000" w:themeColor="text1"/>
          <w:lang w:eastAsia="zh-CN"/>
        </w:rPr>
        <w:t>)。 移民研究</w:t>
      </w:r>
      <w:del w:id="55" w:author="ZhuMeng" w:date="2024-08-15T10:19:00Z">
        <w:r>
          <w:rPr>
            <w:color w:val="000000" w:themeColor="text1"/>
            <w:lang w:eastAsia="zh-CN"/>
          </w:rPr>
          <w:delText>也</w:delText>
        </w:r>
      </w:del>
      <w:r>
        <w:rPr>
          <w:color w:val="000000" w:themeColor="text1"/>
          <w:lang w:eastAsia="zh-CN"/>
        </w:rPr>
        <w:t>表明，语言是社会融合的前提条件，是正式进入移民社会的必要条件，持有不同语言的移民会遭遇来自主流社会的敌意和排斥，</w:t>
      </w:r>
      <w:del w:id="56" w:author="ZhuMeng" w:date="2024-08-15T10:20:00Z">
        <w:r>
          <w:rPr>
            <w:color w:val="000000" w:themeColor="text1"/>
            <w:lang w:eastAsia="zh-CN"/>
          </w:rPr>
          <w:delText>因而</w:delText>
        </w:r>
      </w:del>
      <w:r>
        <w:rPr>
          <w:color w:val="000000" w:themeColor="text1"/>
          <w:lang w:eastAsia="zh-CN"/>
        </w:rPr>
        <w:t>由自身母语</w:t>
      </w:r>
      <w:del w:id="57" w:author="ZhuMeng" w:date="2024-08-15T10:19:00Z">
        <w:r>
          <w:rPr>
            <w:color w:val="000000" w:themeColor="text1"/>
            <w:lang w:eastAsia="zh-CN"/>
          </w:rPr>
          <w:delText>方言</w:delText>
        </w:r>
      </w:del>
      <w:r>
        <w:rPr>
          <w:color w:val="000000" w:themeColor="text1"/>
          <w:lang w:eastAsia="zh-CN"/>
        </w:rPr>
        <w:t>到当地</w:t>
      </w:r>
      <w:ins w:id="58" w:author="ZhuMeng" w:date="2024-08-15T10:19:00Z">
        <w:r>
          <w:rPr>
            <w:rFonts w:hint="eastAsia"/>
            <w:color w:val="000000" w:themeColor="text1"/>
            <w:lang w:eastAsia="zh-CN"/>
          </w:rPr>
          <w:t>语言</w:t>
        </w:r>
      </w:ins>
      <w:del w:id="59" w:author="ZhuMeng" w:date="2024-08-15T10:19:00Z">
        <w:r>
          <w:rPr>
            <w:color w:val="000000" w:themeColor="text1"/>
            <w:lang w:eastAsia="zh-CN"/>
          </w:rPr>
          <w:delText>方言</w:delText>
        </w:r>
      </w:del>
      <w:r>
        <w:rPr>
          <w:color w:val="000000" w:themeColor="text1"/>
          <w:lang w:eastAsia="zh-CN"/>
        </w:rPr>
        <w:t>的转变被看作是移民文化适应和社会融入的关键标志(</w:t>
      </w:r>
      <w:r>
        <w:rPr>
          <w:color w:val="000000" w:themeColor="text1"/>
        </w:rPr>
        <w:fldChar w:fldCharType="begin"/>
      </w:r>
      <w:r>
        <w:rPr>
          <w:color w:val="000000" w:themeColor="text1"/>
          <w:lang w:eastAsia="zh-CN"/>
        </w:rPr>
        <w:instrText xml:space="preserve">HYPERLINK \l "ref-LiangEtAl2018" \h</w:instrText>
      </w:r>
      <w:r>
        <w:rPr>
          <w:color w:val="000000" w:themeColor="text1"/>
        </w:rPr>
        <w:fldChar w:fldCharType="separate"/>
      </w:r>
      <w:r>
        <w:rPr>
          <w:rStyle w:val="24"/>
          <w:color w:val="000000" w:themeColor="text1"/>
          <w:lang w:eastAsia="zh-CN"/>
        </w:rPr>
        <w:t>Liang et al. 2018</w:t>
      </w:r>
      <w:r>
        <w:rPr>
          <w:rStyle w:val="24"/>
          <w:color w:val="000000" w:themeColor="text1"/>
        </w:rPr>
        <w:fldChar w:fldCharType="end"/>
      </w:r>
      <w:r>
        <w:rPr>
          <w:color w:val="000000" w:themeColor="text1"/>
          <w:lang w:eastAsia="zh-CN"/>
        </w:rPr>
        <w:t>)。</w:t>
      </w:r>
    </w:p>
    <w:p>
      <w:pPr>
        <w:pStyle w:val="3"/>
        <w:ind w:firstLine="480"/>
        <w:rPr>
          <w:color w:val="000000" w:themeColor="text1"/>
          <w:lang w:eastAsia="zh-CN"/>
        </w:rPr>
      </w:pPr>
      <w:r>
        <w:rPr>
          <w:color w:val="000000" w:themeColor="text1"/>
          <w:lang w:eastAsia="zh-CN"/>
        </w:rPr>
        <w:t>因此，语言对于协调各群体关系具有重要作用。</w:t>
      </w:r>
      <w:del w:id="60" w:author="ZhuMeng" w:date="2024-08-15T10:20:00Z">
        <w:r>
          <w:rPr>
            <w:color w:val="000000" w:themeColor="text1"/>
            <w:lang w:eastAsia="zh-CN"/>
          </w:rPr>
          <w:delText xml:space="preserve"> </w:delText>
        </w:r>
      </w:del>
      <w:ins w:id="61" w:author="ZhuMeng" w:date="2024-08-15T10:20:00Z">
        <w:r>
          <w:rPr>
            <w:rFonts w:hint="eastAsia"/>
            <w:color w:val="000000" w:themeColor="text1"/>
            <w:lang w:eastAsia="zh-CN"/>
          </w:rPr>
          <w:t>诸多</w:t>
        </w:r>
      </w:ins>
      <w:del w:id="62" w:author="ZhuMeng" w:date="2024-08-15T10:20:00Z">
        <w:r>
          <w:rPr>
            <w:color w:val="000000" w:themeColor="text1"/>
            <w:lang w:eastAsia="zh-CN"/>
          </w:rPr>
          <w:delText>这一点很多</w:delText>
        </w:r>
      </w:del>
      <w:r>
        <w:rPr>
          <w:color w:val="000000" w:themeColor="text1"/>
          <w:lang w:eastAsia="zh-CN"/>
        </w:rPr>
        <w:t>民族关系学者</w:t>
      </w:r>
      <w:ins w:id="63" w:author="ZhuMeng" w:date="2024-08-15T10:20:00Z">
        <w:r>
          <w:rPr>
            <w:rFonts w:hint="eastAsia"/>
            <w:color w:val="000000" w:themeColor="text1"/>
            <w:lang w:eastAsia="zh-CN"/>
          </w:rPr>
          <w:t>对此论点进行</w:t>
        </w:r>
      </w:ins>
      <w:del w:id="64" w:author="ZhuMeng" w:date="2024-08-15T10:20:00Z">
        <w:r>
          <w:rPr>
            <w:color w:val="000000" w:themeColor="text1"/>
            <w:lang w:eastAsia="zh-CN"/>
          </w:rPr>
          <w:delText>已经有</w:delText>
        </w:r>
      </w:del>
      <w:r>
        <w:rPr>
          <w:color w:val="000000" w:themeColor="text1"/>
          <w:lang w:eastAsia="zh-CN"/>
        </w:rPr>
        <w:t>了深入研究(</w:t>
      </w:r>
      <w:r>
        <w:rPr>
          <w:color w:val="000000" w:themeColor="text1"/>
        </w:rPr>
        <w:fldChar w:fldCharType="begin"/>
      </w:r>
      <w:r>
        <w:rPr>
          <w:color w:val="000000" w:themeColor="text1"/>
          <w:lang w:eastAsia="zh-CN"/>
        </w:rPr>
        <w:instrText xml:space="preserve">HYPERLINK \l "ref-GuoTaiHui2019" \h</w:instrText>
      </w:r>
      <w:r>
        <w:rPr>
          <w:color w:val="000000" w:themeColor="text1"/>
        </w:rPr>
        <w:fldChar w:fldCharType="separate"/>
      </w:r>
      <w:r>
        <w:rPr>
          <w:rStyle w:val="24"/>
          <w:color w:val="000000" w:themeColor="text1"/>
          <w:lang w:eastAsia="zh-CN"/>
        </w:rPr>
        <w:t>郭台辉 2019</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"ref-LiYuMing2008" \h</w:instrText>
      </w:r>
      <w:r>
        <w:rPr>
          <w:color w:val="000000" w:themeColor="text1"/>
        </w:rPr>
        <w:fldChar w:fldCharType="separate"/>
      </w:r>
      <w:r>
        <w:rPr>
          <w:rStyle w:val="24"/>
          <w:color w:val="000000" w:themeColor="text1"/>
          <w:lang w:eastAsia="zh-CN"/>
        </w:rPr>
        <w:t>李宇明 2008</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"ref-MaRong2004" \h</w:instrText>
      </w:r>
      <w:r>
        <w:rPr>
          <w:color w:val="000000" w:themeColor="text1"/>
        </w:rPr>
        <w:fldChar w:fldCharType="separate"/>
      </w:r>
      <w:r>
        <w:rPr>
          <w:rStyle w:val="24"/>
          <w:color w:val="000000" w:themeColor="text1"/>
          <w:lang w:eastAsia="zh-CN"/>
        </w:rPr>
        <w:t>马戎 2004</w:t>
      </w:r>
      <w:r>
        <w:rPr>
          <w:rStyle w:val="24"/>
          <w:color w:val="000000" w:themeColor="text1"/>
        </w:rPr>
        <w:fldChar w:fldCharType="end"/>
      </w:r>
      <w:r>
        <w:rPr>
          <w:color w:val="000000" w:themeColor="text1"/>
          <w:lang w:eastAsia="zh-CN"/>
        </w:rPr>
        <w:t>)。 同时，文化差异不仅体现在各族群之间，还存在于地域之间。 这种地区性差异，同样可以通过语言，即地方方言，进行标记。 方言是历史和地理因素共同作用的结果，除了文化意义外，也具有极强的地区情感交流和凝聚身份认同功能。</w:t>
      </w:r>
    </w:p>
    <w:p>
      <w:pPr>
        <w:pStyle w:val="3"/>
        <w:ind w:firstLine="480"/>
        <w:rPr>
          <w:color w:val="000000" w:themeColor="text1"/>
          <w:lang w:eastAsia="zh-CN"/>
        </w:rPr>
      </w:pPr>
      <w:ins w:id="65" w:author="ZhuMeng" w:date="2024-08-15T10:21:00Z">
        <w:r>
          <w:rPr>
            <w:rFonts w:hint="eastAsia"/>
            <w:color w:val="000000" w:themeColor="text1"/>
            <w:lang w:eastAsia="zh-CN"/>
          </w:rPr>
          <w:t>可见</w:t>
        </w:r>
      </w:ins>
      <w:del w:id="66" w:author="ZhuMeng" w:date="2024-08-15T10:21:00Z">
        <w:r>
          <w:rPr>
            <w:color w:val="000000" w:themeColor="text1"/>
            <w:lang w:eastAsia="zh-CN"/>
          </w:rPr>
          <w:delText>因此</w:delText>
        </w:r>
      </w:del>
      <w:r>
        <w:rPr>
          <w:color w:val="000000" w:themeColor="text1"/>
          <w:lang w:eastAsia="zh-CN"/>
        </w:rPr>
        <w:t>，语言的群体治理除了通过推广通用语，调和不同文化和地域背景人群关系外，另一个重要面向是协调通用语与地方语言种类、少数民族语之间的关系。 Hu and Pizzi (</w:t>
      </w:r>
      <w:r>
        <w:rPr>
          <w:color w:val="000000" w:themeColor="text1"/>
        </w:rPr>
        <w:fldChar w:fldCharType="begin"/>
      </w:r>
      <w:r>
        <w:rPr>
          <w:color w:val="000000" w:themeColor="text1"/>
          <w:lang w:eastAsia="zh-CN"/>
        </w:rPr>
        <w:instrText xml:space="preserve">HYPERLINK \l "ref-HuPizzi2022" \h</w:instrText>
      </w:r>
      <w:r>
        <w:rPr>
          <w:color w:val="000000" w:themeColor="text1"/>
        </w:rPr>
        <w:fldChar w:fldCharType="separate"/>
      </w:r>
      <w:r>
        <w:rPr>
          <w:rStyle w:val="24"/>
          <w:color w:val="000000" w:themeColor="text1"/>
          <w:lang w:eastAsia="zh-CN"/>
        </w:rPr>
        <w:t>2022</w:t>
      </w:r>
      <w:r>
        <w:rPr>
          <w:rStyle w:val="24"/>
          <w:color w:val="000000" w:themeColor="text1"/>
        </w:rPr>
        <w:fldChar w:fldCharType="end"/>
      </w:r>
      <w:r>
        <w:rPr>
          <w:color w:val="000000" w:themeColor="text1"/>
          <w:lang w:eastAsia="zh-CN"/>
        </w:rPr>
        <w:t>) 的全国调查发现，即使经过了六十多年全国范围内的普通话推广工作，仍有一半以上的本地居民</w:t>
      </w:r>
      <w:del w:id="67" w:author="ZhuMeng" w:date="2024-08-15T10:22:00Z">
        <w:r>
          <w:rPr>
            <w:color w:val="000000" w:themeColor="text1"/>
            <w:lang w:eastAsia="zh-CN"/>
          </w:rPr>
          <w:delText>会</w:delText>
        </w:r>
      </w:del>
      <w:r>
        <w:rPr>
          <w:color w:val="000000" w:themeColor="text1"/>
          <w:lang w:eastAsia="zh-CN"/>
        </w:rPr>
        <w:t>在工作场合使用本地方言，而</w:t>
      </w:r>
      <w:ins w:id="68" w:author="ZhuMeng" w:date="2024-08-15T10:22:00Z">
        <w:r>
          <w:rPr>
            <w:rFonts w:hint="eastAsia"/>
            <w:color w:val="000000" w:themeColor="text1"/>
            <w:lang w:eastAsia="zh-CN"/>
          </w:rPr>
          <w:t>在生活中</w:t>
        </w:r>
      </w:ins>
      <w:del w:id="69" w:author="ZhuMeng" w:date="2024-08-15T10:22:00Z">
        <w:r>
          <w:rPr>
            <w:color w:val="000000" w:themeColor="text1"/>
            <w:lang w:eastAsia="zh-CN"/>
          </w:rPr>
          <w:delText>工作后生活</w:delText>
        </w:r>
      </w:del>
      <w:del w:id="70" w:author="ZhuMeng" w:date="2024-08-15T10:23:00Z">
        <w:r>
          <w:rPr>
            <w:color w:val="000000" w:themeColor="text1"/>
            <w:lang w:eastAsia="zh-CN"/>
          </w:rPr>
          <w:delText>交流</w:delText>
        </w:r>
      </w:del>
      <w:r>
        <w:rPr>
          <w:color w:val="000000" w:themeColor="text1"/>
          <w:lang w:eastAsia="zh-CN"/>
        </w:rPr>
        <w:t>方言使用频率</w:t>
      </w:r>
      <w:ins w:id="71" w:author="ZhuMeng" w:date="2024-08-15T10:22:00Z">
        <w:r>
          <w:rPr>
            <w:rFonts w:hint="eastAsia"/>
            <w:color w:val="000000" w:themeColor="text1"/>
            <w:lang w:eastAsia="zh-CN"/>
          </w:rPr>
          <w:t>则</w:t>
        </w:r>
      </w:ins>
      <w:r>
        <w:rPr>
          <w:color w:val="000000" w:themeColor="text1"/>
          <w:lang w:eastAsia="zh-CN"/>
        </w:rPr>
        <w:t>更高。 因此如果仅重视通用语</w:t>
      </w:r>
      <w:ins w:id="72" w:author="ZhuMeng" w:date="2024-08-15T10:23:00Z">
        <w:r>
          <w:rPr>
            <w:rFonts w:hint="eastAsia"/>
            <w:color w:val="000000" w:themeColor="text1"/>
            <w:lang w:eastAsia="zh-CN"/>
          </w:rPr>
          <w:t>的</w:t>
        </w:r>
      </w:ins>
      <w:r>
        <w:rPr>
          <w:color w:val="000000" w:themeColor="text1"/>
          <w:lang w:eastAsia="zh-CN"/>
        </w:rPr>
        <w:t>推广，无视地方语言和民族语言的社会政治作用，将会削减地方身份认同，影响地方稳定和社会文化发展。 值得注意的是，新近研究已经表明，不论是地方方言还是少数民族语言，其与通用语的关系都不是相互替代的关系；二者不仅可以共存而且能共同发挥作用 (</w:t>
      </w:r>
      <w:r>
        <w:rPr>
          <w:color w:val="000000" w:themeColor="text1"/>
        </w:rPr>
        <w:fldChar w:fldCharType="begin"/>
      </w:r>
      <w:r>
        <w:rPr>
          <w:color w:val="000000" w:themeColor="text1"/>
          <w:lang w:eastAsia="zh-CN"/>
        </w:rPr>
        <w:instrText xml:space="preserve">HYPERLINK \l "ref-HuPizzi2022" \h</w:instrText>
      </w:r>
      <w:r>
        <w:rPr>
          <w:color w:val="000000" w:themeColor="text1"/>
        </w:rPr>
        <w:fldChar w:fldCharType="separate"/>
      </w:r>
      <w:r>
        <w:rPr>
          <w:rStyle w:val="24"/>
          <w:color w:val="000000" w:themeColor="text1"/>
          <w:lang w:eastAsia="zh-CN"/>
        </w:rPr>
        <w:t>Hu and Pizzi 2022</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"ref-TangHe2010" \h</w:instrText>
      </w:r>
      <w:r>
        <w:rPr>
          <w:color w:val="000000" w:themeColor="text1"/>
        </w:rPr>
        <w:fldChar w:fldCharType="separate"/>
      </w:r>
      <w:r>
        <w:rPr>
          <w:rStyle w:val="24"/>
          <w:color w:val="000000" w:themeColor="text1"/>
          <w:lang w:eastAsia="zh-CN"/>
        </w:rPr>
        <w:t>Tang and He 2010</w:t>
      </w:r>
      <w:r>
        <w:rPr>
          <w:rStyle w:val="24"/>
          <w:color w:val="000000" w:themeColor="text1"/>
        </w:rPr>
        <w:fldChar w:fldCharType="end"/>
      </w:r>
      <w:r>
        <w:rPr>
          <w:color w:val="000000" w:themeColor="text1"/>
          <w:lang w:eastAsia="zh-CN"/>
        </w:rPr>
        <w:t>)。 从这一点上，继续推广国家通用语言文字同时，科学保护方言、少数民族语言文字，既具有文化意义，也具有治理意义。</w:t>
      </w:r>
    </w:p>
    <w:bookmarkEnd w:id="3"/>
    <w:p>
      <w:pPr>
        <w:pStyle w:val="4"/>
        <w:rPr>
          <w:color w:val="000000" w:themeColor="text1"/>
        </w:rPr>
      </w:pPr>
      <w:bookmarkStart w:id="4" w:name="语言的个体治理功能"/>
      <w:r>
        <w:rPr>
          <w:color w:val="000000" w:themeColor="text1"/>
        </w:rPr>
        <w:t>语言的个体治理功能</w:t>
      </w:r>
    </w:p>
    <w:p>
      <w:pPr>
        <w:pStyle w:val="27"/>
        <w:ind w:firstLine="480"/>
        <w:rPr>
          <w:color w:val="000000" w:themeColor="text1"/>
          <w:lang w:eastAsia="zh-CN"/>
        </w:rPr>
      </w:pPr>
      <w:r>
        <w:rPr>
          <w:color w:val="000000" w:themeColor="text1"/>
          <w:lang w:eastAsia="zh-CN"/>
        </w:rPr>
        <w:t>在最微观的个体层面，语言是个体谋求发展的重要社会资本 。 语言作为人类经济活动的工具，在信息传递上具有价值、效用、成本和收益等经济特性。 社会语言学表明，掌握一门语言能够有效提高个体的信息获取能力，进而享有更多的公共资源和发展机会 (</w:t>
      </w:r>
      <w:r>
        <w:rPr>
          <w:color w:val="000000" w:themeColor="text1"/>
        </w:rPr>
        <w:fldChar w:fldCharType="begin"/>
      </w:r>
      <w:r>
        <w:rPr>
          <w:color w:val="000000" w:themeColor="text1"/>
          <w:lang w:eastAsia="zh-CN"/>
        </w:rPr>
        <w:instrText xml:space="preserve">HYPERLINK \l "ref-LiYuMing2021a" \h</w:instrText>
      </w:r>
      <w:r>
        <w:rPr>
          <w:color w:val="000000" w:themeColor="text1"/>
        </w:rPr>
        <w:fldChar w:fldCharType="separate"/>
      </w:r>
      <w:r>
        <w:rPr>
          <w:rStyle w:val="24"/>
          <w:color w:val="000000" w:themeColor="text1"/>
          <w:lang w:eastAsia="zh-CN"/>
        </w:rPr>
        <w:t>李宇明 2021</w:t>
      </w:r>
      <w:r>
        <w:rPr>
          <w:rStyle w:val="24"/>
          <w:color w:val="000000" w:themeColor="text1"/>
        </w:rPr>
        <w:fldChar w:fldCharType="end"/>
      </w:r>
      <w:r>
        <w:rPr>
          <w:color w:val="000000" w:themeColor="text1"/>
          <w:lang w:eastAsia="zh-CN"/>
        </w:rPr>
        <w:t>)。 这一点在全国通语上表现得尤为明显。 政治学、经济学和社会学多方向研究表明，相较于其他语言使用者，能熟练使用通用语的社会成员更容易与拥有资源和权力的人建立正向社会关系、展示专业能力，</w:t>
      </w:r>
      <w:del w:id="73" w:author="ZhuMeng" w:date="2024-08-15T10:24:00Z">
        <w:r>
          <w:rPr>
            <w:color w:val="000000" w:themeColor="text1"/>
            <w:lang w:eastAsia="zh-CN"/>
          </w:rPr>
          <w:delText>以及</w:delText>
        </w:r>
      </w:del>
      <w:r>
        <w:rPr>
          <w:color w:val="000000" w:themeColor="text1"/>
          <w:lang w:eastAsia="zh-CN"/>
        </w:rPr>
        <w:t>学习新技能 (</w:t>
      </w:r>
      <w:r>
        <w:rPr>
          <w:color w:val="000000" w:themeColor="text1"/>
        </w:rPr>
        <w:fldChar w:fldCharType="begin"/>
      </w:r>
      <w:r>
        <w:rPr>
          <w:color w:val="000000" w:themeColor="text1"/>
          <w:lang w:eastAsia="zh-CN"/>
        </w:rPr>
        <w:instrText xml:space="preserve">HYPERLINK \l "ref-BerryEtAl1997" \h</w:instrText>
      </w:r>
      <w:r>
        <w:rPr>
          <w:color w:val="000000" w:themeColor="text1"/>
        </w:rPr>
        <w:fldChar w:fldCharType="separate"/>
      </w:r>
      <w:r>
        <w:rPr>
          <w:rStyle w:val="24"/>
          <w:color w:val="000000" w:themeColor="text1"/>
          <w:lang w:eastAsia="zh-CN"/>
        </w:rPr>
        <w:t>Berry et al. 1997</w:t>
      </w:r>
      <w:r>
        <w:rPr>
          <w:rStyle w:val="24"/>
          <w:color w:val="000000" w:themeColor="text1"/>
        </w:rPr>
        <w:fldChar w:fldCharType="end"/>
      </w:r>
      <w:r>
        <w:rPr>
          <w:color w:val="000000" w:themeColor="text1"/>
          <w:lang w:eastAsia="zh-CN"/>
        </w:rPr>
        <w:t>)。 基于这种语言优势，这类人群通常也会有更多的机会接受更高的教育、获得更好的工作机会、收集到更多的发展信息 (</w:t>
      </w:r>
      <w:r>
        <w:rPr>
          <w:color w:val="000000" w:themeColor="text1"/>
        </w:rPr>
        <w:fldChar w:fldCharType="begin"/>
      </w:r>
      <w:r>
        <w:rPr>
          <w:color w:val="000000" w:themeColor="text1"/>
          <w:lang w:eastAsia="zh-CN"/>
        </w:rPr>
        <w:instrText xml:space="preserve">HYPERLINK \l "ref-GodoyEtAl2007" \h</w:instrText>
      </w:r>
      <w:r>
        <w:rPr>
          <w:color w:val="000000" w:themeColor="text1"/>
        </w:rPr>
        <w:fldChar w:fldCharType="separate"/>
      </w:r>
      <w:r>
        <w:rPr>
          <w:rStyle w:val="24"/>
          <w:color w:val="000000" w:themeColor="text1"/>
          <w:lang w:eastAsia="zh-CN"/>
        </w:rPr>
        <w:t>Godoy et al. 2007</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"ref-HanQingLin2006" \h</w:instrText>
      </w:r>
      <w:r>
        <w:rPr>
          <w:color w:val="000000" w:themeColor="text1"/>
        </w:rPr>
        <w:fldChar w:fldCharType="separate"/>
      </w:r>
      <w:r>
        <w:rPr>
          <w:rStyle w:val="24"/>
          <w:color w:val="000000" w:themeColor="text1"/>
          <w:lang w:eastAsia="zh-CN"/>
        </w:rPr>
        <w:t>韩清林 2006</w:t>
      </w:r>
      <w:r>
        <w:rPr>
          <w:rStyle w:val="24"/>
          <w:color w:val="000000" w:themeColor="text1"/>
        </w:rPr>
        <w:fldChar w:fldCharType="end"/>
      </w:r>
      <w:r>
        <w:rPr>
          <w:color w:val="000000" w:themeColor="text1"/>
          <w:lang w:eastAsia="zh-CN"/>
        </w:rPr>
        <w:t>)。 在移民和多种族杂居社会的研究中，通用语的熟练使用者还可能获得更</w:t>
      </w:r>
      <w:ins w:id="74" w:author="ZhuMeng" w:date="2024-08-15T10:24:00Z">
        <w:r>
          <w:rPr>
            <w:rFonts w:hint="eastAsia"/>
            <w:color w:val="000000" w:themeColor="text1"/>
            <w:lang w:eastAsia="zh-CN"/>
          </w:rPr>
          <w:t>高</w:t>
        </w:r>
      </w:ins>
      <w:del w:id="75" w:author="ZhuMeng" w:date="2024-08-15T10:24:00Z">
        <w:r>
          <w:rPr>
            <w:color w:val="000000" w:themeColor="text1"/>
            <w:lang w:eastAsia="zh-CN"/>
          </w:rPr>
          <w:delText>多</w:delText>
        </w:r>
      </w:del>
      <w:r>
        <w:rPr>
          <w:color w:val="000000" w:themeColor="text1"/>
          <w:lang w:eastAsia="zh-CN"/>
        </w:rPr>
        <w:t>的经济回报和更多的财务资源来投资于创业、生活质量的改善和个人发展 (</w:t>
      </w:r>
      <w:r>
        <w:rPr>
          <w:color w:val="000000" w:themeColor="text1"/>
        </w:rPr>
        <w:fldChar w:fldCharType="begin"/>
      </w:r>
      <w:r>
        <w:rPr>
          <w:color w:val="000000" w:themeColor="text1"/>
          <w:lang w:eastAsia="zh-CN"/>
        </w:rPr>
        <w:instrText xml:space="preserve">HYPERLINK \l "ref-LaitinRamachandran2016" \h</w:instrText>
      </w:r>
      <w:r>
        <w:rPr>
          <w:color w:val="000000" w:themeColor="text1"/>
        </w:rPr>
        <w:fldChar w:fldCharType="separate"/>
      </w:r>
      <w:r>
        <w:rPr>
          <w:rStyle w:val="24"/>
          <w:color w:val="000000" w:themeColor="text1"/>
          <w:lang w:eastAsia="zh-CN"/>
        </w:rPr>
        <w:t>Laitin and Ramachandran 2016</w:t>
      </w:r>
      <w:r>
        <w:rPr>
          <w:rStyle w:val="24"/>
          <w:color w:val="000000" w:themeColor="text1"/>
        </w:rPr>
        <w:fldChar w:fldCharType="end"/>
      </w:r>
      <w:r>
        <w:rPr>
          <w:color w:val="000000" w:themeColor="text1"/>
          <w:lang w:eastAsia="zh-CN"/>
        </w:rPr>
        <w:t>)。 在中国的案例研究中，Tang, Hu, and Jin (</w:t>
      </w:r>
      <w:r>
        <w:rPr>
          <w:color w:val="000000" w:themeColor="text1"/>
        </w:rPr>
        <w:fldChar w:fldCharType="begin"/>
      </w:r>
      <w:r>
        <w:rPr>
          <w:color w:val="000000" w:themeColor="text1"/>
          <w:lang w:eastAsia="zh-CN"/>
        </w:rPr>
        <w:instrText xml:space="preserve">HYPERLINK \l "ref-TangEtAl2016" \h</w:instrText>
      </w:r>
      <w:r>
        <w:rPr>
          <w:color w:val="000000" w:themeColor="text1"/>
        </w:rPr>
        <w:fldChar w:fldCharType="separate"/>
      </w:r>
      <w:r>
        <w:rPr>
          <w:rStyle w:val="24"/>
          <w:color w:val="000000" w:themeColor="text1"/>
          <w:lang w:eastAsia="zh-CN"/>
        </w:rPr>
        <w:t>2016</w:t>
      </w:r>
      <w:r>
        <w:rPr>
          <w:rStyle w:val="24"/>
          <w:color w:val="000000" w:themeColor="text1"/>
        </w:rPr>
        <w:fldChar w:fldCharType="end"/>
      </w:r>
      <w:r>
        <w:rPr>
          <w:color w:val="000000" w:themeColor="text1"/>
          <w:lang w:eastAsia="zh-CN"/>
        </w:rPr>
        <w:t>) 发现普通话水平是影响人口社会流动和跨民族差异的重要因素。</w:t>
      </w:r>
    </w:p>
    <w:p>
      <w:pPr>
        <w:pStyle w:val="3"/>
        <w:ind w:firstLine="480"/>
        <w:rPr>
          <w:color w:val="000000" w:themeColor="text1"/>
          <w:lang w:eastAsia="zh-CN"/>
        </w:rPr>
      </w:pPr>
      <w:r>
        <w:rPr>
          <w:color w:val="000000" w:themeColor="text1"/>
          <w:lang w:eastAsia="zh-CN"/>
        </w:rPr>
        <w:t>语言的作用还</w:t>
      </w:r>
      <w:del w:id="76" w:author="ZhuMeng" w:date="2024-08-15T10:25:00Z">
        <w:r>
          <w:rPr>
            <w:color w:val="000000" w:themeColor="text1"/>
            <w:lang w:eastAsia="zh-CN"/>
          </w:rPr>
          <w:delText>能</w:delText>
        </w:r>
      </w:del>
      <w:r>
        <w:rPr>
          <w:color w:val="000000" w:themeColor="text1"/>
          <w:lang w:eastAsia="zh-CN"/>
        </w:rPr>
        <w:t>触及到个体的社会认知层次。 语言学和神经科学研究表明，人们的自我定位很大程度上来源于与他人接触后的内省，语言在塑造自我认知方面的作用是其他习得能力难以比拟的 (</w:t>
      </w:r>
      <w:r>
        <w:rPr>
          <w:color w:val="000000" w:themeColor="text1"/>
        </w:rPr>
        <w:fldChar w:fldCharType="begin"/>
      </w:r>
      <w:r>
        <w:rPr>
          <w:color w:val="000000" w:themeColor="text1"/>
          <w:lang w:eastAsia="zh-CN"/>
        </w:rPr>
        <w:instrText xml:space="preserve">HYPERLINK \l "ref-BerwickChomsky2016" \h</w:instrText>
      </w:r>
      <w:r>
        <w:rPr>
          <w:color w:val="000000" w:themeColor="text1"/>
        </w:rPr>
        <w:fldChar w:fldCharType="separate"/>
      </w:r>
      <w:r>
        <w:rPr>
          <w:rStyle w:val="24"/>
          <w:color w:val="000000" w:themeColor="text1"/>
          <w:lang w:eastAsia="zh-CN"/>
        </w:rPr>
        <w:t>Berwick and Chomsky 2016</w:t>
      </w:r>
      <w:r>
        <w:rPr>
          <w:rStyle w:val="24"/>
          <w:color w:val="000000" w:themeColor="text1"/>
        </w:rPr>
        <w:fldChar w:fldCharType="end"/>
      </w:r>
      <w:r>
        <w:rPr>
          <w:color w:val="000000" w:themeColor="text1"/>
          <w:lang w:eastAsia="zh-CN"/>
        </w:rPr>
        <w:t>)。 其中一种机制来自于社会沟通带来的获得感。 个体语言能力越强，在拓展人际网络时遭遇的阻碍越少，其社会融入便会更加顺畅，因而对自身和社会的评价也就越高 (</w:t>
      </w:r>
      <w:r>
        <w:rPr>
          <w:color w:val="000000" w:themeColor="text1"/>
        </w:rPr>
        <w:fldChar w:fldCharType="begin"/>
      </w:r>
      <w:r>
        <w:rPr>
          <w:color w:val="000000" w:themeColor="text1"/>
          <w:lang w:eastAsia="zh-CN"/>
        </w:rPr>
        <w:instrText xml:space="preserve">HYPERLINK \l "ref-QiHongLiHong2004" \h</w:instrText>
      </w:r>
      <w:r>
        <w:rPr>
          <w:color w:val="000000" w:themeColor="text1"/>
        </w:rPr>
        <w:fldChar w:fldCharType="separate"/>
      </w:r>
      <w:r>
        <w:rPr>
          <w:rStyle w:val="24"/>
          <w:color w:val="000000" w:themeColor="text1"/>
          <w:lang w:eastAsia="zh-CN"/>
        </w:rPr>
        <w:t>祁虹 and 黎宏 2004</w:t>
      </w:r>
      <w:r>
        <w:rPr>
          <w:rStyle w:val="24"/>
          <w:color w:val="000000" w:themeColor="text1"/>
        </w:rPr>
        <w:fldChar w:fldCharType="end"/>
      </w:r>
      <w:r>
        <w:rPr>
          <w:color w:val="000000" w:themeColor="text1"/>
          <w:lang w:eastAsia="zh-CN"/>
        </w:rPr>
        <w:t>)。 另外，在学习语言的过程中，学习者不仅内化了语言能力，还在与目标文化的交互中完成意义建构和意义生成，从而实现了自我建构和自我评价的提高 (</w:t>
      </w:r>
      <w:r>
        <w:rPr>
          <w:color w:val="000000" w:themeColor="text1"/>
        </w:rPr>
        <w:fldChar w:fldCharType="begin"/>
      </w:r>
      <w:r>
        <w:rPr>
          <w:color w:val="000000" w:themeColor="text1"/>
          <w:lang w:eastAsia="zh-CN"/>
        </w:rPr>
        <w:instrText xml:space="preserve">HYPERLINK \l "ref-MaRong2017" \h</w:instrText>
      </w:r>
      <w:r>
        <w:rPr>
          <w:color w:val="000000" w:themeColor="text1"/>
        </w:rPr>
        <w:fldChar w:fldCharType="separate"/>
      </w:r>
      <w:r>
        <w:rPr>
          <w:rStyle w:val="24"/>
          <w:color w:val="000000" w:themeColor="text1"/>
          <w:lang w:eastAsia="zh-CN"/>
        </w:rPr>
        <w:t>马戎 2017</w:t>
      </w:r>
      <w:r>
        <w:rPr>
          <w:rStyle w:val="24"/>
          <w:color w:val="000000" w:themeColor="text1"/>
        </w:rPr>
        <w:fldChar w:fldCharType="end"/>
      </w:r>
      <w:r>
        <w:rPr>
          <w:color w:val="000000" w:themeColor="text1"/>
          <w:lang w:eastAsia="zh-CN"/>
        </w:rPr>
        <w:t>)。 最后，语言能力的增长也将改变个体获取信息的方式和看待世界的方式，进而影响个体对与政府关系，乃至国际关系的理解 (</w:t>
      </w:r>
      <w:r>
        <w:rPr>
          <w:color w:val="000000" w:themeColor="text1"/>
        </w:rPr>
        <w:fldChar w:fldCharType="begin"/>
      </w:r>
      <w:r>
        <w:rPr>
          <w:color w:val="000000" w:themeColor="text1"/>
          <w:lang w:eastAsia="zh-CN"/>
        </w:rPr>
        <w:instrText xml:space="preserve">HYPERLINK \l "ref-HuYueZhuMeng2022" \h</w:instrText>
      </w:r>
      <w:r>
        <w:rPr>
          <w:color w:val="000000" w:themeColor="text1"/>
        </w:rPr>
        <w:fldChar w:fldCharType="separate"/>
      </w:r>
      <w:r>
        <w:rPr>
          <w:rStyle w:val="24"/>
          <w:color w:val="000000" w:themeColor="text1"/>
          <w:lang w:eastAsia="zh-CN"/>
        </w:rPr>
        <w:t>胡悦 and 朱萌 2022</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"ref-HuLiu2020" \h</w:instrText>
      </w:r>
      <w:r>
        <w:rPr>
          <w:color w:val="000000" w:themeColor="text1"/>
        </w:rPr>
        <w:fldChar w:fldCharType="separate"/>
      </w:r>
      <w:r>
        <w:rPr>
          <w:rStyle w:val="24"/>
          <w:color w:val="000000" w:themeColor="text1"/>
          <w:lang w:eastAsia="zh-CN"/>
        </w:rPr>
        <w:t>Hu and Liu 2020</w:t>
      </w:r>
      <w:r>
        <w:rPr>
          <w:rStyle w:val="24"/>
          <w:color w:val="000000" w:themeColor="text1"/>
        </w:rPr>
        <w:fldChar w:fldCharType="end"/>
      </w:r>
      <w:r>
        <w:rPr>
          <w:color w:val="000000" w:themeColor="text1"/>
          <w:lang w:eastAsia="zh-CN"/>
        </w:rPr>
        <w:t>)。 通过这些机制，语言影响个体社会经济发展潜质和参与社会政治生活的方式，实现个体层面的治理。</w:t>
      </w:r>
    </w:p>
    <w:bookmarkEnd w:id="1"/>
    <w:bookmarkEnd w:id="4"/>
    <w:p>
      <w:pPr>
        <w:pStyle w:val="2"/>
        <w:rPr>
          <w:color w:val="000000" w:themeColor="text1"/>
          <w:lang w:eastAsia="zh-CN"/>
        </w:rPr>
      </w:pPr>
      <w:bookmarkStart w:id="5" w:name="语言治理的贯通性治理途径"/>
      <w:r>
        <w:rPr>
          <w:color w:val="000000" w:themeColor="text1"/>
          <w:lang w:eastAsia="zh-CN"/>
        </w:rPr>
        <w:t>语言治理的贯通性治理途径</w:t>
      </w:r>
    </w:p>
    <w:p>
      <w:pPr>
        <w:pStyle w:val="27"/>
        <w:ind w:firstLine="480"/>
        <w:rPr>
          <w:color w:val="000000" w:themeColor="text1"/>
          <w:lang w:eastAsia="zh-CN"/>
        </w:rPr>
      </w:pPr>
      <w:r>
        <w:rPr>
          <w:color w:val="000000" w:themeColor="text1"/>
          <w:lang w:eastAsia="zh-CN"/>
        </w:rPr>
        <w:t>上文对语言能够产生的治理效能和原理进行了讨论，但这种效能是如何实现的？ 本节针对国家、群体、个体</w:t>
      </w:r>
      <w:ins w:id="77" w:author="ZhuMeng" w:date="2024-08-15T10:26:00Z">
        <w:r>
          <w:rPr>
            <w:rFonts w:hint="eastAsia"/>
            <w:color w:val="000000" w:themeColor="text1"/>
            <w:lang w:eastAsia="zh-CN"/>
          </w:rPr>
          <w:t>三种</w:t>
        </w:r>
      </w:ins>
      <w:del w:id="78" w:author="ZhuMeng" w:date="2024-08-15T10:26:00Z">
        <w:r>
          <w:rPr>
            <w:color w:val="000000" w:themeColor="text1"/>
            <w:lang w:eastAsia="zh-CN"/>
          </w:rPr>
          <w:delText>三层</w:delText>
        </w:r>
      </w:del>
      <w:r>
        <w:rPr>
          <w:color w:val="000000" w:themeColor="text1"/>
          <w:lang w:eastAsia="zh-CN"/>
        </w:rPr>
        <w:t>治理</w:t>
      </w:r>
      <w:ins w:id="79" w:author="ZhuMeng" w:date="2024-08-15T10:26:00Z">
        <w:r>
          <w:rPr>
            <w:rFonts w:hint="eastAsia"/>
            <w:color w:val="000000" w:themeColor="text1"/>
            <w:lang w:eastAsia="zh-CN"/>
          </w:rPr>
          <w:t>对象</w:t>
        </w:r>
      </w:ins>
      <w:r>
        <w:rPr>
          <w:color w:val="000000" w:themeColor="text1"/>
          <w:lang w:eastAsia="zh-CN"/>
        </w:rPr>
        <w:t>，归纳对应的</w:t>
      </w:r>
      <w:ins w:id="80" w:author="ZhuMeng" w:date="2024-08-15T10:26:00Z">
        <w:r>
          <w:rPr>
            <w:rFonts w:hint="eastAsia"/>
            <w:color w:val="000000" w:themeColor="text1"/>
            <w:lang w:eastAsia="zh-CN"/>
          </w:rPr>
          <w:t>三条</w:t>
        </w:r>
      </w:ins>
      <w:r>
        <w:rPr>
          <w:color w:val="000000" w:themeColor="text1"/>
          <w:lang w:eastAsia="zh-CN"/>
        </w:rPr>
        <w:t>治理路径，阐释语言是如何贯通</w:t>
      </w:r>
      <w:ins w:id="81" w:author="ZhuMeng" w:date="2024-08-15T10:26:00Z">
        <w:r>
          <w:rPr>
            <w:rFonts w:hint="eastAsia"/>
            <w:color w:val="000000" w:themeColor="text1"/>
            <w:lang w:eastAsia="zh-CN"/>
          </w:rPr>
          <w:t>宏观</w:t>
        </w:r>
      </w:ins>
      <w:del w:id="82" w:author="ZhuMeng" w:date="2024-08-15T10:26:00Z">
        <w:r>
          <w:rPr>
            <w:color w:val="000000" w:themeColor="text1"/>
            <w:lang w:eastAsia="zh-CN"/>
          </w:rPr>
          <w:delText>宏</w:delText>
        </w:r>
      </w:del>
      <w:r>
        <w:rPr>
          <w:color w:val="000000" w:themeColor="text1"/>
          <w:lang w:eastAsia="zh-CN"/>
        </w:rPr>
        <w:t>、中</w:t>
      </w:r>
      <w:ins w:id="83" w:author="ZhuMeng" w:date="2024-08-15T10:26:00Z">
        <w:r>
          <w:rPr>
            <w:rFonts w:hint="eastAsia"/>
            <w:color w:val="000000" w:themeColor="text1"/>
            <w:lang w:eastAsia="zh-CN"/>
          </w:rPr>
          <w:t>观和</w:t>
        </w:r>
      </w:ins>
      <w:del w:id="84" w:author="ZhuMeng" w:date="2024-08-15T10:26:00Z">
        <w:r>
          <w:rPr>
            <w:color w:val="000000" w:themeColor="text1"/>
            <w:lang w:eastAsia="zh-CN"/>
          </w:rPr>
          <w:delText>、</w:delText>
        </w:r>
      </w:del>
      <w:r>
        <w:rPr>
          <w:color w:val="000000" w:themeColor="text1"/>
          <w:lang w:eastAsia="zh-CN"/>
        </w:rPr>
        <w:t>微观</w:t>
      </w:r>
      <w:ins w:id="85" w:author="ZhuMeng" w:date="2024-08-15T10:26:00Z">
        <w:r>
          <w:rPr>
            <w:rFonts w:hint="eastAsia"/>
            <w:color w:val="000000" w:themeColor="text1"/>
            <w:lang w:eastAsia="zh-CN"/>
          </w:rPr>
          <w:t>三个</w:t>
        </w:r>
      </w:ins>
      <w:r>
        <w:rPr>
          <w:color w:val="000000" w:themeColor="text1"/>
          <w:lang w:eastAsia="zh-CN"/>
        </w:rPr>
        <w:t>层次，实现治理效果的。</w:t>
      </w:r>
    </w:p>
    <w:p>
      <w:pPr>
        <w:pStyle w:val="3"/>
        <w:ind w:firstLine="480"/>
        <w:rPr>
          <w:color w:val="000000" w:themeColor="text1"/>
          <w:lang w:eastAsia="zh-CN"/>
        </w:rPr>
      </w:pPr>
      <w:r>
        <w:rPr>
          <w:color w:val="000000" w:themeColor="text1"/>
          <w:lang w:eastAsia="zh-CN"/>
        </w:rPr>
        <w:t>宏观</w:t>
      </w:r>
      <w:ins w:id="86" w:author="ZhuMeng" w:date="2024-08-15T10:26:00Z">
        <w:r>
          <w:rPr>
            <w:rFonts w:hint="eastAsia"/>
            <w:color w:val="000000" w:themeColor="text1"/>
            <w:lang w:eastAsia="zh-CN"/>
          </w:rPr>
          <w:t>层面</w:t>
        </w:r>
      </w:ins>
      <w:del w:id="87" w:author="ZhuMeng" w:date="2024-08-15T10:26:00Z">
        <w:r>
          <w:rPr>
            <w:color w:val="000000" w:themeColor="text1"/>
            <w:lang w:eastAsia="zh-CN"/>
          </w:rPr>
          <w:delText>上</w:delText>
        </w:r>
      </w:del>
      <w:r>
        <w:rPr>
          <w:color w:val="000000" w:themeColor="text1"/>
          <w:lang w:eastAsia="zh-CN"/>
        </w:rPr>
        <w:t>，传递政治意志。 这一点主要通过国家通用语体现出来。 国家通用语既是一国范围内使用最广泛的语言，也是权威之声。 权威在发布政令、进行宣传以及与公众互动时，采用特定的官方语言，以确保政治意图</w:t>
      </w:r>
      <w:del w:id="88" w:author="ZhuMeng" w:date="2024-08-15T10:27:00Z">
        <w:r>
          <w:rPr>
            <w:color w:val="000000" w:themeColor="text1"/>
            <w:lang w:eastAsia="zh-CN"/>
          </w:rPr>
          <w:delText>的</w:delText>
        </w:r>
      </w:del>
      <w:r>
        <w:rPr>
          <w:color w:val="000000" w:themeColor="text1"/>
          <w:lang w:eastAsia="zh-CN"/>
        </w:rPr>
        <w:t>传达</w:t>
      </w:r>
      <w:ins w:id="89" w:author="ZhuMeng" w:date="2024-08-15T10:27:00Z">
        <w:r>
          <w:rPr>
            <w:rFonts w:hint="eastAsia"/>
            <w:color w:val="000000" w:themeColor="text1"/>
            <w:lang w:eastAsia="zh-CN"/>
          </w:rPr>
          <w:t>的</w:t>
        </w:r>
      </w:ins>
      <w:del w:id="90" w:author="ZhuMeng" w:date="2024-08-15T10:27:00Z">
        <w:r>
          <w:rPr>
            <w:color w:val="000000" w:themeColor="text1"/>
            <w:lang w:eastAsia="zh-CN"/>
          </w:rPr>
          <w:delText>既</w:delText>
        </w:r>
      </w:del>
      <w:r>
        <w:rPr>
          <w:color w:val="000000" w:themeColor="text1"/>
          <w:lang w:eastAsia="zh-CN"/>
        </w:rPr>
        <w:t>统一</w:t>
      </w:r>
      <w:del w:id="91" w:author="ZhuMeng" w:date="2024-08-15T10:27:00Z">
        <w:r>
          <w:rPr>
            <w:color w:val="000000" w:themeColor="text1"/>
            <w:lang w:eastAsia="zh-CN"/>
          </w:rPr>
          <w:delText>又</w:delText>
        </w:r>
      </w:del>
      <w:r>
        <w:rPr>
          <w:color w:val="000000" w:themeColor="text1"/>
          <w:lang w:eastAsia="zh-CN"/>
        </w:rPr>
        <w:t>精准。 在此过程中，官方语言成为“国家之声”和“政府之音”，与政治权威形成了紧密的认知关联 (</w:t>
      </w:r>
      <w:r>
        <w:rPr>
          <w:color w:val="000000" w:themeColor="text1"/>
        </w:rPr>
        <w:fldChar w:fldCharType="begin"/>
      </w:r>
      <w:r>
        <w:rPr>
          <w:color w:val="000000" w:themeColor="text1"/>
          <w:lang w:eastAsia="zh-CN"/>
        </w:rPr>
        <w:instrText xml:space="preserve">HYPERLINK \l "ref-Joseph2006" \h</w:instrText>
      </w:r>
      <w:r>
        <w:rPr>
          <w:color w:val="000000" w:themeColor="text1"/>
        </w:rPr>
        <w:fldChar w:fldCharType="separate"/>
      </w:r>
      <w:r>
        <w:rPr>
          <w:rStyle w:val="24"/>
          <w:color w:val="000000" w:themeColor="text1"/>
          <w:lang w:eastAsia="zh-CN"/>
        </w:rPr>
        <w:t>Joseph 2006</w:t>
      </w:r>
      <w:r>
        <w:rPr>
          <w:rStyle w:val="24"/>
          <w:color w:val="000000" w:themeColor="text1"/>
        </w:rPr>
        <w:fldChar w:fldCharType="end"/>
      </w:r>
      <w:r>
        <w:rPr>
          <w:color w:val="000000" w:themeColor="text1"/>
          <w:lang w:eastAsia="zh-CN"/>
        </w:rPr>
        <w:t>)。 同时，政治权威通过语言政策广泛推行通用语，在最大限度地降低与各类社会群体</w:t>
      </w:r>
      <w:del w:id="92" w:author="ZhuMeng" w:date="2024-08-15T10:28:00Z">
        <w:r>
          <w:rPr>
            <w:color w:val="000000" w:themeColor="text1"/>
            <w:lang w:eastAsia="zh-CN"/>
          </w:rPr>
          <w:delText>之间的</w:delText>
        </w:r>
      </w:del>
      <w:r>
        <w:rPr>
          <w:color w:val="000000" w:themeColor="text1"/>
          <w:lang w:eastAsia="zh-CN"/>
        </w:rPr>
        <w:t>沟通成本</w:t>
      </w:r>
      <w:ins w:id="93" w:author="ZhuMeng" w:date="2024-08-15T10:28:00Z">
        <w:r>
          <w:rPr>
            <w:rFonts w:hint="eastAsia"/>
            <w:color w:val="000000" w:themeColor="text1"/>
            <w:lang w:eastAsia="zh-CN"/>
          </w:rPr>
          <w:t>的</w:t>
        </w:r>
      </w:ins>
      <w:ins w:id="94" w:author="ZhuMeng" w:date="2024-08-15T10:27:00Z">
        <w:r>
          <w:rPr>
            <w:rFonts w:hint="eastAsia"/>
            <w:color w:val="000000" w:themeColor="text1"/>
            <w:lang w:eastAsia="zh-CN"/>
          </w:rPr>
          <w:t>同时</w:t>
        </w:r>
      </w:ins>
      <w:r>
        <w:rPr>
          <w:color w:val="000000" w:themeColor="text1"/>
          <w:lang w:eastAsia="zh-CN"/>
        </w:rPr>
        <w:t>，确保政令</w:t>
      </w:r>
      <w:del w:id="95" w:author="ZhuMeng" w:date="2024-08-15T10:28:00Z">
        <w:r>
          <w:rPr>
            <w:color w:val="000000" w:themeColor="text1"/>
            <w:lang w:eastAsia="zh-CN"/>
          </w:rPr>
          <w:delText>能够</w:delText>
        </w:r>
      </w:del>
      <w:r>
        <w:rPr>
          <w:color w:val="000000" w:themeColor="text1"/>
          <w:lang w:eastAsia="zh-CN"/>
        </w:rPr>
        <w:t>得到广泛传播。 这一过程促使通用语成为获得公共资源和参与政治活动的必备条件。 通用语与政治权威的结合，共同构建了一个以官方语言为核心的公共语言使用场域。 在这一场域中，社会成员通过通用语可以更有效地获取公共资源、参与政治事务并与政府机构进行沟通。 而国家权威</w:t>
      </w:r>
      <w:ins w:id="96" w:author="ZhuMeng" w:date="2024-08-15T10:28:00Z">
        <w:r>
          <w:rPr>
            <w:rFonts w:hint="eastAsia"/>
            <w:color w:val="000000" w:themeColor="text1"/>
            <w:lang w:eastAsia="zh-CN"/>
          </w:rPr>
          <w:t>则</w:t>
        </w:r>
      </w:ins>
      <w:r>
        <w:rPr>
          <w:color w:val="000000" w:themeColor="text1"/>
          <w:lang w:eastAsia="zh-CN"/>
        </w:rPr>
        <w:t>通过</w:t>
      </w:r>
      <w:del w:id="97" w:author="ZhuMeng" w:date="2024-08-15T10:28:00Z">
        <w:r>
          <w:rPr>
            <w:color w:val="000000" w:themeColor="text1"/>
            <w:lang w:eastAsia="zh-CN"/>
          </w:rPr>
          <w:delText>以</w:delText>
        </w:r>
      </w:del>
      <w:r>
        <w:rPr>
          <w:color w:val="000000" w:themeColor="text1"/>
          <w:lang w:eastAsia="zh-CN"/>
        </w:rPr>
        <w:t>推广</w:t>
      </w:r>
      <w:ins w:id="98" w:author="ZhuMeng" w:date="2024-08-15T10:28:00Z">
        <w:r>
          <w:rPr>
            <w:rFonts w:hint="eastAsia"/>
            <w:color w:val="000000" w:themeColor="text1"/>
            <w:lang w:eastAsia="zh-CN"/>
          </w:rPr>
          <w:t>以</w:t>
        </w:r>
      </w:ins>
      <w:r>
        <w:rPr>
          <w:color w:val="000000" w:themeColor="text1"/>
          <w:lang w:eastAsia="zh-CN"/>
        </w:rPr>
        <w:t>通用语为核心的语言行为规范，实现语言在国家层级的治理。</w:t>
      </w:r>
    </w:p>
    <w:p>
      <w:pPr>
        <w:pStyle w:val="3"/>
        <w:ind w:firstLine="480"/>
        <w:rPr>
          <w:color w:val="000000" w:themeColor="text1"/>
          <w:lang w:eastAsia="zh-CN"/>
        </w:rPr>
      </w:pPr>
      <w:r>
        <w:rPr>
          <w:color w:val="000000" w:themeColor="text1"/>
          <w:lang w:eastAsia="zh-CN"/>
        </w:rPr>
        <w:t>中观</w:t>
      </w:r>
      <w:ins w:id="99" w:author="ZhuMeng" w:date="2024-08-15T10:28:00Z">
        <w:r>
          <w:rPr>
            <w:rFonts w:hint="eastAsia"/>
            <w:color w:val="000000" w:themeColor="text1"/>
            <w:lang w:eastAsia="zh-CN"/>
          </w:rPr>
          <w:t>层面</w:t>
        </w:r>
      </w:ins>
      <w:del w:id="100" w:author="ZhuMeng" w:date="2024-08-15T10:28:00Z">
        <w:r>
          <w:rPr>
            <w:color w:val="000000" w:themeColor="text1"/>
            <w:lang w:eastAsia="zh-CN"/>
          </w:rPr>
          <w:delText>上</w:delText>
        </w:r>
      </w:del>
      <w:r>
        <w:rPr>
          <w:color w:val="000000" w:themeColor="text1"/>
          <w:lang w:eastAsia="zh-CN"/>
        </w:rPr>
        <w:t>，协调群体心态。 设置地方语言和民族语言在国家语言体系中的位置，往往是国家处理族群关系的重要一环，也是政治语言学</w:t>
      </w:r>
      <w:del w:id="101" w:author="ZhuMeng" w:date="2024-08-15T10:32:00Z">
        <w:r>
          <w:rPr>
            <w:color w:val="000000" w:themeColor="text1"/>
            <w:lang w:eastAsia="zh-CN"/>
          </w:rPr>
          <w:delText>研究</w:delText>
        </w:r>
      </w:del>
      <w:r>
        <w:rPr>
          <w:color w:val="000000" w:themeColor="text1"/>
          <w:lang w:eastAsia="zh-CN"/>
        </w:rPr>
        <w:t>最主要的</w:t>
      </w:r>
      <w:ins w:id="102" w:author="ZhuMeng" w:date="2024-08-15T10:33:00Z">
        <w:r>
          <w:rPr>
            <w:rFonts w:hint="eastAsia"/>
            <w:color w:val="000000" w:themeColor="text1"/>
            <w:lang w:eastAsia="zh-CN"/>
          </w:rPr>
          <w:t>研究领域</w:t>
        </w:r>
      </w:ins>
      <w:del w:id="103" w:author="ZhuMeng" w:date="2024-08-15T10:33:00Z">
        <w:r>
          <w:rPr>
            <w:color w:val="000000" w:themeColor="text1"/>
            <w:lang w:eastAsia="zh-CN"/>
          </w:rPr>
          <w:delText>探索面向</w:delText>
        </w:r>
      </w:del>
      <w:r>
        <w:rPr>
          <w:color w:val="000000" w:themeColor="text1"/>
          <w:lang w:eastAsia="zh-CN"/>
        </w:rPr>
        <w:t>。 前期学者普遍将语言地位与民族地位挂钩，认为调节民族关系</w:t>
      </w:r>
      <w:del w:id="104" w:author="ZhuMeng" w:date="2024-08-15T10:33:00Z">
        <w:r>
          <w:rPr>
            <w:color w:val="000000" w:themeColor="text1"/>
            <w:lang w:eastAsia="zh-CN"/>
          </w:rPr>
          <w:delText>的</w:delText>
        </w:r>
      </w:del>
      <w:r>
        <w:rPr>
          <w:color w:val="000000" w:themeColor="text1"/>
          <w:lang w:eastAsia="zh-CN"/>
        </w:rPr>
        <w:t>最有效</w:t>
      </w:r>
      <w:ins w:id="105" w:author="ZhuMeng" w:date="2024-08-15T10:33:00Z">
        <w:r>
          <w:rPr>
            <w:rFonts w:hint="eastAsia"/>
            <w:color w:val="000000" w:themeColor="text1"/>
            <w:lang w:eastAsia="zh-CN"/>
          </w:rPr>
          <w:t>的</w:t>
        </w:r>
      </w:ins>
      <w:r>
        <w:rPr>
          <w:color w:val="000000" w:themeColor="text1"/>
          <w:lang w:eastAsia="zh-CN"/>
        </w:rPr>
        <w:t xml:space="preserve">办法是实现不同民族语言在法律和政治层面的平等(详见 </w:t>
      </w:r>
      <w:r>
        <w:rPr>
          <w:color w:val="000000" w:themeColor="text1"/>
        </w:rPr>
        <w:fldChar w:fldCharType="begin"/>
      </w:r>
      <w:r>
        <w:rPr>
          <w:color w:val="000000" w:themeColor="text1"/>
          <w:lang w:eastAsia="zh-CN"/>
        </w:rPr>
        <w:instrText xml:space="preserve">HYPERLINK \l "ref-Liu2015" \h</w:instrText>
      </w:r>
      <w:r>
        <w:rPr>
          <w:color w:val="000000" w:themeColor="text1"/>
        </w:rPr>
        <w:fldChar w:fldCharType="separate"/>
      </w:r>
      <w:r>
        <w:rPr>
          <w:rStyle w:val="24"/>
          <w:color w:val="000000" w:themeColor="text1"/>
          <w:lang w:eastAsia="zh-CN"/>
        </w:rPr>
        <w:t>A. H. Liu 2015</w:t>
      </w:r>
      <w:r>
        <w:rPr>
          <w:rStyle w:val="24"/>
          <w:color w:val="000000" w:themeColor="text1"/>
        </w:rPr>
        <w:fldChar w:fldCharType="end"/>
      </w:r>
      <w:r>
        <w:rPr>
          <w:color w:val="000000" w:themeColor="text1"/>
          <w:lang w:eastAsia="zh-CN"/>
        </w:rPr>
        <w:t xml:space="preserve"> 的总结分析)。 但随着政治心理学</w:t>
      </w:r>
      <w:ins w:id="106" w:author="ZhuMeng" w:date="2024-08-15T10:33:00Z">
        <w:r>
          <w:rPr>
            <w:rFonts w:hint="eastAsia"/>
            <w:color w:val="000000" w:themeColor="text1"/>
            <w:lang w:eastAsia="zh-CN"/>
          </w:rPr>
          <w:t>研究</w:t>
        </w:r>
      </w:ins>
      <w:r>
        <w:rPr>
          <w:color w:val="000000" w:themeColor="text1"/>
          <w:lang w:eastAsia="zh-CN"/>
        </w:rPr>
        <w:t>路径的引入</w:t>
      </w:r>
      <w:ins w:id="107" w:author="ZhuMeng" w:date="2024-08-15T10:33:00Z">
        <w:r>
          <w:rPr>
            <w:rFonts w:hint="eastAsia"/>
            <w:color w:val="000000" w:themeColor="text1"/>
            <w:lang w:eastAsia="zh-CN"/>
          </w:rPr>
          <w:t>，学者们</w:t>
        </w:r>
      </w:ins>
      <w:del w:id="108" w:author="ZhuMeng" w:date="2024-08-15T10:33:00Z">
        <w:r>
          <w:rPr>
            <w:color w:val="000000" w:themeColor="text1"/>
            <w:lang w:eastAsia="zh-CN"/>
          </w:rPr>
          <w:delText>，研究者</w:delText>
        </w:r>
      </w:del>
      <w:r>
        <w:rPr>
          <w:color w:val="000000" w:themeColor="text1"/>
          <w:lang w:eastAsia="zh-CN"/>
        </w:rPr>
        <w:t>逐渐发现，语言对群体关系的调节本质是一种集体心理调节，</w:t>
      </w:r>
      <w:del w:id="109" w:author="ZhuMeng" w:date="2024-08-15T10:34:00Z">
        <w:r>
          <w:rPr>
            <w:color w:val="000000" w:themeColor="text1"/>
            <w:lang w:eastAsia="zh-CN"/>
          </w:rPr>
          <w:delText>而</w:delText>
        </w:r>
      </w:del>
      <w:r>
        <w:rPr>
          <w:color w:val="000000" w:themeColor="text1"/>
          <w:lang w:eastAsia="zh-CN"/>
        </w:rPr>
        <w:t>不一定非要通过给与不同语言同等的政治地位加以实现。 一方面，给与所有民族和地域语言类型同等政治和法律层面的平等本身就是违背治理效率原则的，在现实中无法实现。 另一方面，语言上的阶差并不直接产生群体对立。 比如，Tang and He (</w:t>
      </w:r>
      <w:r>
        <w:rPr>
          <w:color w:val="000000" w:themeColor="text1"/>
        </w:rPr>
        <w:fldChar w:fldCharType="begin"/>
      </w:r>
      <w:r>
        <w:rPr>
          <w:color w:val="000000" w:themeColor="text1"/>
          <w:lang w:eastAsia="zh-CN"/>
        </w:rPr>
        <w:instrText xml:space="preserve">HYPERLINK \l "ref-TangHe2010" \h</w:instrText>
      </w:r>
      <w:r>
        <w:rPr>
          <w:color w:val="000000" w:themeColor="text1"/>
        </w:rPr>
        <w:fldChar w:fldCharType="separate"/>
      </w:r>
      <w:r>
        <w:rPr>
          <w:rStyle w:val="24"/>
          <w:color w:val="000000" w:themeColor="text1"/>
          <w:lang w:eastAsia="zh-CN"/>
        </w:rPr>
        <w:t>2010</w:t>
      </w:r>
      <w:r>
        <w:rPr>
          <w:rStyle w:val="24"/>
          <w:color w:val="000000" w:themeColor="text1"/>
        </w:rPr>
        <w:fldChar w:fldCharType="end"/>
      </w:r>
      <w:r>
        <w:rPr>
          <w:color w:val="000000" w:themeColor="text1"/>
          <w:lang w:eastAsia="zh-CN"/>
        </w:rPr>
        <w:t>) 通过对少数民族的访谈和调查，发现对普通话的学习并未对影响少数民族的族群归属造成影响。 Hu and Pizzi (</w:t>
      </w:r>
      <w:r>
        <w:rPr>
          <w:color w:val="000000" w:themeColor="text1"/>
        </w:rPr>
        <w:fldChar w:fldCharType="begin"/>
      </w:r>
      <w:r>
        <w:rPr>
          <w:color w:val="000000" w:themeColor="text1"/>
          <w:lang w:eastAsia="zh-CN"/>
        </w:rPr>
        <w:instrText xml:space="preserve">HYPERLINK \l "ref-HuPizzi2022" \h</w:instrText>
      </w:r>
      <w:r>
        <w:rPr>
          <w:color w:val="000000" w:themeColor="text1"/>
        </w:rPr>
        <w:fldChar w:fldCharType="separate"/>
      </w:r>
      <w:r>
        <w:rPr>
          <w:rStyle w:val="24"/>
          <w:color w:val="000000" w:themeColor="text1"/>
          <w:lang w:eastAsia="zh-CN"/>
        </w:rPr>
        <w:t>2022</w:t>
      </w:r>
      <w:r>
        <w:rPr>
          <w:rStyle w:val="24"/>
          <w:color w:val="000000" w:themeColor="text1"/>
        </w:rPr>
        <w:fldChar w:fldCharType="end"/>
      </w:r>
      <w:r>
        <w:rPr>
          <w:color w:val="000000" w:themeColor="text1"/>
          <w:lang w:eastAsia="zh-CN"/>
        </w:rPr>
        <w:t>) 发现在社会生活中，普通话主要体现沟通功能，</w:t>
      </w:r>
      <w:del w:id="110" w:author="ZhuMeng" w:date="2024-08-15T10:35:00Z">
        <w:r>
          <w:rPr>
            <w:color w:val="000000" w:themeColor="text1"/>
            <w:lang w:eastAsia="zh-CN"/>
          </w:rPr>
          <w:delText>而</w:delText>
        </w:r>
      </w:del>
      <w:r>
        <w:rPr>
          <w:color w:val="000000" w:themeColor="text1"/>
          <w:lang w:eastAsia="zh-CN"/>
        </w:rPr>
        <w:t>方言则</w:t>
      </w:r>
      <w:del w:id="111" w:author="ZhuMeng" w:date="2024-08-15T10:34:00Z">
        <w:r>
          <w:rPr>
            <w:color w:val="000000" w:themeColor="text1"/>
            <w:lang w:eastAsia="zh-CN"/>
          </w:rPr>
          <w:delText>主要</w:delText>
        </w:r>
      </w:del>
      <w:r>
        <w:rPr>
          <w:color w:val="000000" w:themeColor="text1"/>
          <w:lang w:eastAsia="zh-CN"/>
        </w:rPr>
        <w:t>承担文化归属功能，二者</w:t>
      </w:r>
      <w:del w:id="112" w:author="ZhuMeng" w:date="2024-08-15T10:35:00Z">
        <w:r>
          <w:rPr>
            <w:color w:val="000000" w:themeColor="text1"/>
            <w:lang w:eastAsia="zh-CN"/>
          </w:rPr>
          <w:delText>并存且</w:delText>
        </w:r>
      </w:del>
      <w:r>
        <w:rPr>
          <w:color w:val="000000" w:themeColor="text1"/>
          <w:lang w:eastAsia="zh-CN"/>
        </w:rPr>
        <w:t>并不相互替代。 Hu (</w:t>
      </w:r>
      <w:r>
        <w:rPr>
          <w:color w:val="000000" w:themeColor="text1"/>
        </w:rPr>
        <w:fldChar w:fldCharType="begin"/>
      </w:r>
      <w:r>
        <w:rPr>
          <w:color w:val="000000" w:themeColor="text1"/>
          <w:lang w:eastAsia="zh-CN"/>
        </w:rPr>
        <w:instrText xml:space="preserve">HYPERLINK \l "ref-Hu2020" \h</w:instrText>
      </w:r>
      <w:r>
        <w:rPr>
          <w:color w:val="000000" w:themeColor="text1"/>
        </w:rPr>
        <w:fldChar w:fldCharType="separate"/>
      </w:r>
      <w:r>
        <w:rPr>
          <w:rStyle w:val="24"/>
          <w:color w:val="000000" w:themeColor="text1"/>
          <w:lang w:eastAsia="zh-CN"/>
        </w:rPr>
        <w:t>2020</w:t>
      </w:r>
      <w:r>
        <w:rPr>
          <w:rStyle w:val="24"/>
          <w:color w:val="000000" w:themeColor="text1"/>
        </w:rPr>
        <w:fldChar w:fldCharType="end"/>
      </w:r>
      <w:r>
        <w:rPr>
          <w:color w:val="000000" w:themeColor="text1"/>
          <w:lang w:eastAsia="zh-CN"/>
        </w:rPr>
        <w:t xml:space="preserve">) </w:t>
      </w:r>
      <w:ins w:id="113" w:author="ZhuMeng" w:date="2024-08-15T10:35:00Z">
        <w:r>
          <w:rPr>
            <w:rFonts w:hint="eastAsia"/>
            <w:color w:val="000000" w:themeColor="text1"/>
            <w:lang w:eastAsia="zh-CN"/>
          </w:rPr>
          <w:t>也</w:t>
        </w:r>
      </w:ins>
      <w:del w:id="114" w:author="ZhuMeng" w:date="2024-08-15T10:35:00Z">
        <w:r>
          <w:rPr>
            <w:color w:val="000000" w:themeColor="text1"/>
            <w:lang w:eastAsia="zh-CN"/>
          </w:rPr>
          <w:delText>则</w:delText>
        </w:r>
      </w:del>
      <w:r>
        <w:rPr>
          <w:color w:val="000000" w:themeColor="text1"/>
          <w:lang w:eastAsia="zh-CN"/>
        </w:rPr>
        <w:t>通过实验证据表明，普通话使用有利于增强民众对政府代表的信任感，但这不妨碍在日常生活中，民众仍然对和自己使用共同方言的其他个体更加亲近。 因此，只要各种语言的文化价值得到充分认可，通用语和其他语种社会政治生活中各有分工，单一通用语政策同样对群体关系形成正向协调治理作用。</w:t>
      </w:r>
    </w:p>
    <w:p>
      <w:pPr>
        <w:pStyle w:val="3"/>
        <w:ind w:firstLine="480"/>
        <w:rPr>
          <w:color w:val="000000" w:themeColor="text1"/>
          <w:lang w:eastAsia="zh-CN"/>
        </w:rPr>
      </w:pPr>
      <w:r>
        <w:rPr>
          <w:color w:val="000000" w:themeColor="text1"/>
          <w:lang w:eastAsia="zh-CN"/>
        </w:rPr>
        <w:t>微观</w:t>
      </w:r>
      <w:ins w:id="115" w:author="ZhuMeng" w:date="2024-08-15T10:37:00Z">
        <w:r>
          <w:rPr>
            <w:rFonts w:hint="eastAsia"/>
            <w:color w:val="000000" w:themeColor="text1"/>
            <w:lang w:eastAsia="zh-CN"/>
          </w:rPr>
          <w:t>层面</w:t>
        </w:r>
      </w:ins>
      <w:del w:id="116" w:author="ZhuMeng" w:date="2024-08-15T10:37:00Z">
        <w:r>
          <w:rPr>
            <w:color w:val="000000" w:themeColor="text1"/>
            <w:lang w:eastAsia="zh-CN"/>
          </w:rPr>
          <w:delText>上</w:delText>
        </w:r>
      </w:del>
      <w:r>
        <w:rPr>
          <w:color w:val="000000" w:themeColor="text1"/>
          <w:lang w:eastAsia="zh-CN"/>
        </w:rPr>
        <w:t>，促进个体发展。 如前所述，在个体层面，语言作为一种社会成本影响个体发展走向。 国家</w:t>
      </w:r>
      <w:del w:id="117" w:author="ZhuMeng" w:date="2024-08-15T10:38:00Z">
        <w:r>
          <w:rPr>
            <w:color w:val="000000" w:themeColor="text1"/>
            <w:lang w:eastAsia="zh-CN"/>
          </w:rPr>
          <w:delText>可以</w:delText>
        </w:r>
      </w:del>
      <w:r>
        <w:rPr>
          <w:color w:val="000000" w:themeColor="text1"/>
          <w:lang w:eastAsia="zh-CN"/>
        </w:rPr>
        <w:t>通过组织和分配话语的生产，对个体语言能力进行系统性加强，同时</w:t>
      </w:r>
      <w:del w:id="118" w:author="ZhuMeng" w:date="2024-08-15T10:38:00Z">
        <w:r>
          <w:rPr>
            <w:color w:val="000000" w:themeColor="text1"/>
            <w:lang w:eastAsia="zh-CN"/>
          </w:rPr>
          <w:delText>也在</w:delText>
        </w:r>
      </w:del>
      <w:r>
        <w:rPr>
          <w:color w:val="000000" w:themeColor="text1"/>
          <w:lang w:eastAsia="zh-CN"/>
        </w:rPr>
        <w:t>潜移默化地加强语言与个体身份的良性构建，从而实现对个体心理的有效引导。 这里既包含对</w:t>
      </w:r>
      <w:del w:id="119" w:author="ZhuMeng" w:date="2024-08-15T10:38:00Z">
        <w:r>
          <w:rPr>
            <w:color w:val="000000" w:themeColor="text1"/>
            <w:lang w:eastAsia="zh-CN"/>
          </w:rPr>
          <w:delText>于</w:delText>
        </w:r>
      </w:del>
      <w:r>
        <w:rPr>
          <w:color w:val="000000" w:themeColor="text1"/>
          <w:lang w:eastAsia="zh-CN"/>
        </w:rPr>
        <w:t>通用语的推广，也包括对</w:t>
      </w:r>
      <w:del w:id="120" w:author="ZhuMeng" w:date="2024-08-15T10:38:00Z">
        <w:r>
          <w:rPr>
            <w:color w:val="000000" w:themeColor="text1"/>
            <w:lang w:eastAsia="zh-CN"/>
          </w:rPr>
          <w:delText>于</w:delText>
        </w:r>
      </w:del>
      <w:r>
        <w:rPr>
          <w:color w:val="000000" w:themeColor="text1"/>
          <w:lang w:eastAsia="zh-CN"/>
        </w:rPr>
        <w:t>其它语言形式的治理行为，比如通过自上而下倡导方言保护以加强区域内群体认同，以普及外语教育增强民众对外沟通能力和自我能力认知 (</w:t>
      </w:r>
      <w:r>
        <w:rPr>
          <w:color w:val="000000" w:themeColor="text1"/>
        </w:rPr>
        <w:fldChar w:fldCharType="begin"/>
      </w:r>
      <w:r>
        <w:rPr>
          <w:color w:val="000000" w:themeColor="text1"/>
          <w:lang w:eastAsia="zh-CN"/>
        </w:rPr>
        <w:instrText xml:space="preserve">HYPERLINK \l "ref-HuYueZhuMeng2022" \h</w:instrText>
      </w:r>
      <w:r>
        <w:rPr>
          <w:color w:val="000000" w:themeColor="text1"/>
        </w:rPr>
        <w:fldChar w:fldCharType="separate"/>
      </w:r>
      <w:r>
        <w:rPr>
          <w:rStyle w:val="24"/>
          <w:color w:val="000000" w:themeColor="text1"/>
          <w:lang w:eastAsia="zh-CN"/>
        </w:rPr>
        <w:t>胡悦 and 朱萌 2022</w:t>
      </w:r>
      <w:r>
        <w:rPr>
          <w:rStyle w:val="24"/>
          <w:color w:val="000000" w:themeColor="text1"/>
        </w:rPr>
        <w:fldChar w:fldCharType="end"/>
      </w:r>
      <w:r>
        <w:rPr>
          <w:color w:val="000000" w:themeColor="text1"/>
          <w:lang w:eastAsia="zh-CN"/>
        </w:rPr>
        <w:t>)。 当前，随着新信息技术和电子媒介的出现，政府还可以</w:t>
      </w:r>
      <w:ins w:id="121" w:author="ZhuMeng" w:date="2024-08-15T10:38:00Z">
        <w:r>
          <w:rPr>
            <w:rFonts w:hint="eastAsia"/>
            <w:color w:val="000000" w:themeColor="text1"/>
            <w:lang w:eastAsia="zh-CN"/>
          </w:rPr>
          <w:t>将</w:t>
        </w:r>
      </w:ins>
      <w:del w:id="122" w:author="ZhuMeng" w:date="2024-08-15T10:38:00Z">
        <w:r>
          <w:rPr>
            <w:color w:val="000000" w:themeColor="text1"/>
            <w:lang w:eastAsia="zh-CN"/>
          </w:rPr>
          <w:delText>蒋</w:delText>
        </w:r>
      </w:del>
      <w:r>
        <w:rPr>
          <w:color w:val="000000" w:themeColor="text1"/>
          <w:lang w:eastAsia="zh-CN"/>
        </w:rPr>
        <w:t>多种媒体作形式作为实现言语交际和经验表征的工具，根据政治需要或意识形态的准则来选择、建构和处理新闻话语和图像，以便合法化政府行为。</w:t>
      </w:r>
    </w:p>
    <w:p>
      <w:pPr>
        <w:pStyle w:val="3"/>
        <w:ind w:firstLine="480"/>
        <w:rPr>
          <w:color w:val="000000" w:themeColor="text1"/>
          <w:lang w:eastAsia="zh-CN"/>
        </w:rPr>
      </w:pPr>
      <w:r>
        <w:rPr>
          <w:color w:val="000000" w:themeColor="text1"/>
          <w:lang w:eastAsia="zh-CN"/>
        </w:rPr>
        <w:t>上述三种路径，虽然作用的治理层级不同，但在实践中却具有内在关联性。 宏观层面上的语言治理通过</w:t>
      </w:r>
      <w:del w:id="123" w:author="ZhuMeng" w:date="2024-08-15T10:39:00Z">
        <w:r>
          <w:rPr>
            <w:color w:val="000000" w:themeColor="text1"/>
            <w:lang w:eastAsia="zh-CN"/>
          </w:rPr>
          <w:delText>统一和传递政治意志</w:delText>
        </w:r>
      </w:del>
      <w:ins w:id="124" w:author="ZhuMeng" w:date="2024-08-15T10:39:00Z">
        <w:r>
          <w:rPr>
            <w:rFonts w:hint="eastAsia"/>
            <w:color w:val="000000" w:themeColor="text1"/>
            <w:lang w:eastAsia="zh-CN"/>
          </w:rPr>
          <w:t>统一政治话语和传递政治意志</w:t>
        </w:r>
      </w:ins>
      <w:r>
        <w:rPr>
          <w:color w:val="000000" w:themeColor="text1"/>
          <w:lang w:eastAsia="zh-CN"/>
        </w:rPr>
        <w:t>，确保了政策的一致性和权威的稳定性，这是进行群体和个体治理的基础前提</w:t>
      </w:r>
      <w:del w:id="125" w:author="ZhuMeng" w:date="2024-08-15T10:39:00Z">
        <w:r>
          <w:rPr>
            <w:color w:val="000000" w:themeColor="text1"/>
            <w:lang w:eastAsia="zh-CN"/>
          </w:rPr>
          <w:delText>。</w:delText>
        </w:r>
      </w:del>
      <w:r>
        <w:rPr>
          <w:color w:val="000000" w:themeColor="text1"/>
          <w:lang w:eastAsia="zh-CN"/>
        </w:rPr>
        <w:t>。 中观层面</w:t>
      </w:r>
      <w:ins w:id="126" w:author="ZhuMeng" w:date="2024-08-15T10:39:00Z">
        <w:r>
          <w:rPr>
            <w:rFonts w:hint="eastAsia"/>
            <w:color w:val="000000" w:themeColor="text1"/>
            <w:lang w:eastAsia="zh-CN"/>
          </w:rPr>
          <w:t>上的</w:t>
        </w:r>
      </w:ins>
      <w:ins w:id="127" w:author="ZhuMeng" w:date="2024-08-15T10:40:00Z">
        <w:r>
          <w:rPr>
            <w:rFonts w:hint="eastAsia"/>
            <w:color w:val="000000" w:themeColor="text1"/>
            <w:lang w:eastAsia="zh-CN"/>
          </w:rPr>
          <w:t>语言</w:t>
        </w:r>
      </w:ins>
      <w:r>
        <w:rPr>
          <w:color w:val="000000" w:themeColor="text1"/>
          <w:lang w:eastAsia="zh-CN"/>
        </w:rPr>
        <w:t>治理</w:t>
      </w:r>
      <w:ins w:id="128" w:author="ZhuMeng" w:date="2024-08-15T10:40:00Z">
        <w:r>
          <w:rPr>
            <w:rFonts w:hint="eastAsia"/>
            <w:color w:val="000000" w:themeColor="text1"/>
            <w:lang w:eastAsia="zh-CN"/>
          </w:rPr>
          <w:t>则</w:t>
        </w:r>
      </w:ins>
      <w:r>
        <w:rPr>
          <w:color w:val="000000" w:themeColor="text1"/>
          <w:lang w:eastAsia="zh-CN"/>
        </w:rPr>
        <w:t>通过设定不同语言在国家语言体系中的地位，</w:t>
      </w:r>
      <w:ins w:id="129" w:author="ZhuMeng" w:date="2024-08-15T10:40:00Z">
        <w:r>
          <w:rPr>
            <w:rFonts w:hint="eastAsia"/>
            <w:color w:val="000000" w:themeColor="text1"/>
            <w:lang w:eastAsia="zh-CN"/>
          </w:rPr>
          <w:t>使得</w:t>
        </w:r>
      </w:ins>
      <w:r>
        <w:rPr>
          <w:color w:val="000000" w:themeColor="text1"/>
          <w:lang w:eastAsia="zh-CN"/>
        </w:rPr>
        <w:t>政府</w:t>
      </w:r>
      <w:del w:id="130" w:author="ZhuMeng" w:date="2024-08-15T10:40:00Z">
        <w:r>
          <w:rPr>
            <w:color w:val="000000" w:themeColor="text1"/>
            <w:lang w:eastAsia="zh-CN"/>
          </w:rPr>
          <w:delText>能够</w:delText>
        </w:r>
      </w:del>
      <w:r>
        <w:rPr>
          <w:color w:val="000000" w:themeColor="text1"/>
          <w:lang w:eastAsia="zh-CN"/>
        </w:rPr>
        <w:t>在保持国家统一的同时，</w:t>
      </w:r>
      <w:ins w:id="131" w:author="ZhuMeng" w:date="2024-08-15T10:40:00Z">
        <w:r>
          <w:rPr>
            <w:rFonts w:hint="eastAsia"/>
            <w:color w:val="000000" w:themeColor="text1"/>
            <w:lang w:eastAsia="zh-CN"/>
          </w:rPr>
          <w:t>能够</w:t>
        </w:r>
      </w:ins>
      <w:r>
        <w:rPr>
          <w:color w:val="000000" w:themeColor="text1"/>
          <w:lang w:eastAsia="zh-CN"/>
        </w:rPr>
        <w:t>认可和尊重多样性。 这种群体层面的语言政策既是对宏观语言治理的补充，也</w:t>
      </w:r>
      <w:del w:id="132" w:author="ZhuMeng" w:date="2024-08-15T10:40:00Z">
        <w:r>
          <w:rPr>
            <w:color w:val="000000" w:themeColor="text1"/>
            <w:lang w:eastAsia="zh-CN"/>
          </w:rPr>
          <w:delText>是</w:delText>
        </w:r>
      </w:del>
      <w:r>
        <w:rPr>
          <w:color w:val="000000" w:themeColor="text1"/>
          <w:lang w:eastAsia="zh-CN"/>
        </w:rPr>
        <w:t>为微观层面的个体互动提供了文化和社会的背景。 最后，在微观</w:t>
      </w:r>
      <w:ins w:id="133" w:author="ZhuMeng" w:date="2024-08-15T10:40:00Z">
        <w:r>
          <w:rPr>
            <w:rFonts w:hint="eastAsia"/>
            <w:color w:val="000000" w:themeColor="text1"/>
            <w:lang w:eastAsia="zh-CN"/>
          </w:rPr>
          <w:t>层面上</w:t>
        </w:r>
      </w:ins>
      <w:del w:id="134" w:author="ZhuMeng" w:date="2024-08-15T10:40:00Z">
        <w:r>
          <w:rPr>
            <w:color w:val="000000" w:themeColor="text1"/>
            <w:lang w:eastAsia="zh-CN"/>
          </w:rPr>
          <w:delText>层面</w:delText>
        </w:r>
      </w:del>
      <w:r>
        <w:rPr>
          <w:color w:val="000000" w:themeColor="text1"/>
          <w:lang w:eastAsia="zh-CN"/>
        </w:rPr>
        <w:t>，语言治理直接影响</w:t>
      </w:r>
      <w:del w:id="135" w:author="ZhuMeng" w:date="2024-08-15T10:40:00Z">
        <w:r>
          <w:rPr>
            <w:color w:val="000000" w:themeColor="text1"/>
            <w:lang w:eastAsia="zh-CN"/>
          </w:rPr>
          <w:delText>到</w:delText>
        </w:r>
      </w:del>
      <w:r>
        <w:rPr>
          <w:color w:val="000000" w:themeColor="text1"/>
          <w:lang w:eastAsia="zh-CN"/>
        </w:rPr>
        <w:t>个体</w:t>
      </w:r>
      <w:del w:id="136" w:author="ZhuMeng" w:date="2024-08-15T10:40:00Z">
        <w:r>
          <w:rPr>
            <w:color w:val="000000" w:themeColor="text1"/>
            <w:lang w:eastAsia="zh-CN"/>
          </w:rPr>
          <w:delText>的</w:delText>
        </w:r>
      </w:del>
      <w:r>
        <w:rPr>
          <w:color w:val="000000" w:themeColor="text1"/>
          <w:lang w:eastAsia="zh-CN"/>
        </w:rPr>
        <w:t>发展和身份构建，通过提高个体的语言能力，</w:t>
      </w:r>
      <w:ins w:id="137" w:author="ZhuMeng" w:date="2024-08-15T10:41:00Z">
        <w:r>
          <w:rPr>
            <w:rFonts w:hint="eastAsia"/>
            <w:color w:val="000000" w:themeColor="text1"/>
            <w:lang w:eastAsia="zh-CN"/>
          </w:rPr>
          <w:t>促使</w:t>
        </w:r>
      </w:ins>
      <w:del w:id="138" w:author="ZhuMeng" w:date="2024-08-15T10:41:00Z">
        <w:r>
          <w:rPr>
            <w:color w:val="000000" w:themeColor="text1"/>
            <w:lang w:eastAsia="zh-CN"/>
          </w:rPr>
          <w:delText>使</w:delText>
        </w:r>
      </w:del>
      <w:ins w:id="139" w:author="ZhuMeng" w:date="2024-08-15T10:41:00Z">
        <w:r>
          <w:rPr>
            <w:rFonts w:hint="eastAsia"/>
            <w:color w:val="000000" w:themeColor="text1"/>
            <w:lang w:eastAsia="zh-CN"/>
          </w:rPr>
          <w:t>民众</w:t>
        </w:r>
      </w:ins>
      <w:del w:id="140" w:author="ZhuMeng" w:date="2024-08-15T10:41:00Z">
        <w:r>
          <w:rPr>
            <w:color w:val="000000" w:themeColor="text1"/>
            <w:lang w:eastAsia="zh-CN"/>
          </w:rPr>
          <w:delText>他们</w:delText>
        </w:r>
      </w:del>
      <w:ins w:id="141" w:author="ZhuMeng" w:date="2024-08-15T10:41:00Z">
        <w:r>
          <w:rPr>
            <w:rFonts w:hint="eastAsia"/>
            <w:color w:val="000000" w:themeColor="text1"/>
            <w:lang w:eastAsia="zh-CN"/>
          </w:rPr>
          <w:t>积极</w:t>
        </w:r>
      </w:ins>
      <w:del w:id="142" w:author="ZhuMeng" w:date="2024-08-15T10:41:00Z">
        <w:r>
          <w:rPr>
            <w:rFonts w:hint="eastAsia"/>
            <w:color w:val="000000" w:themeColor="text1"/>
            <w:lang w:eastAsia="zh-CN"/>
          </w:rPr>
          <w:delText>能</w:delText>
        </w:r>
      </w:del>
      <w:del w:id="143" w:author="ZhuMeng" w:date="2024-08-15T10:41:00Z">
        <w:r>
          <w:rPr>
            <w:color w:val="000000" w:themeColor="text1"/>
            <w:lang w:eastAsia="zh-CN"/>
          </w:rPr>
          <w:delText>更</w:delText>
        </w:r>
      </w:del>
      <w:r>
        <w:rPr>
          <w:color w:val="000000" w:themeColor="text1"/>
          <w:lang w:eastAsia="zh-CN"/>
        </w:rPr>
        <w:t>有效地参与社会</w:t>
      </w:r>
      <w:ins w:id="144" w:author="ZhuMeng" w:date="2024-08-15T10:41:00Z">
        <w:r>
          <w:rPr>
            <w:rFonts w:hint="eastAsia"/>
            <w:color w:val="000000" w:themeColor="text1"/>
            <w:lang w:eastAsia="zh-CN"/>
          </w:rPr>
          <w:t>和</w:t>
        </w:r>
      </w:ins>
      <w:del w:id="145" w:author="ZhuMeng" w:date="2024-08-15T10:41:00Z">
        <w:r>
          <w:rPr>
            <w:color w:val="000000" w:themeColor="text1"/>
            <w:lang w:eastAsia="zh-CN"/>
          </w:rPr>
          <w:delText>和</w:delText>
        </w:r>
      </w:del>
      <w:r>
        <w:rPr>
          <w:color w:val="000000" w:themeColor="text1"/>
          <w:lang w:eastAsia="zh-CN"/>
        </w:rPr>
        <w:t>政治生活，从而实现</w:t>
      </w:r>
      <w:ins w:id="146" w:author="ZhuMeng" w:date="2024-08-15T10:41:00Z">
        <w:r>
          <w:rPr>
            <w:rFonts w:hint="eastAsia"/>
            <w:color w:val="000000" w:themeColor="text1"/>
            <w:lang w:eastAsia="zh-CN"/>
          </w:rPr>
          <w:t>了</w:t>
        </w:r>
      </w:ins>
      <w:r>
        <w:rPr>
          <w:color w:val="000000" w:themeColor="text1"/>
          <w:lang w:eastAsia="zh-CN"/>
        </w:rPr>
        <w:t>个体与群体之间的和谐。 三种治理路径相互关联，共同作用，形成了一个从宏观到微观的治理连续体。 宏观的</w:t>
      </w:r>
      <w:ins w:id="147" w:author="ZhuMeng" w:date="2024-08-15T10:41:00Z">
        <w:r>
          <w:rPr>
            <w:rFonts w:hint="eastAsia"/>
            <w:color w:val="000000" w:themeColor="text1"/>
            <w:lang w:eastAsia="zh-CN"/>
          </w:rPr>
          <w:t>国家</w:t>
        </w:r>
      </w:ins>
      <w:r>
        <w:rPr>
          <w:color w:val="000000" w:themeColor="text1"/>
          <w:lang w:eastAsia="zh-CN"/>
        </w:rPr>
        <w:t>政策为中观的族群关系和微观的个体发展提供了方向和环境，而中观和微观层面的实践又反馈并影响宏观政策的调整和完善。 通过这种多层次的互动，语言成为连接政府与民众、传统与现代、全局与个体的桥梁，有效地促进了社会的整体治理和发展。</w:t>
      </w:r>
    </w:p>
    <w:bookmarkEnd w:id="5"/>
    <w:p>
      <w:pPr>
        <w:pStyle w:val="2"/>
        <w:rPr>
          <w:color w:val="000000" w:themeColor="text1"/>
          <w:lang w:eastAsia="zh-CN"/>
        </w:rPr>
      </w:pPr>
      <w:bookmarkStart w:id="6" w:name="语言治理在新时期国家治理体系中的应用场景"/>
      <w:r>
        <w:rPr>
          <w:color w:val="000000" w:themeColor="text1"/>
          <w:lang w:eastAsia="zh-CN"/>
        </w:rPr>
        <w:t>语言治理在新时期国家治理体系中的应用场景</w:t>
      </w:r>
    </w:p>
    <w:p>
      <w:pPr>
        <w:pStyle w:val="27"/>
        <w:ind w:firstLine="480"/>
        <w:rPr>
          <w:color w:val="000000" w:themeColor="text1"/>
          <w:lang w:eastAsia="zh-CN"/>
        </w:rPr>
      </w:pPr>
      <w:r>
        <w:rPr>
          <w:color w:val="000000" w:themeColor="text1"/>
          <w:lang w:eastAsia="zh-CN"/>
        </w:rPr>
        <w:t>语言治理具有其他治理</w:t>
      </w:r>
      <w:ins w:id="148" w:author="ZhuMeng" w:date="2024-08-15T10:42:00Z">
        <w:r>
          <w:rPr>
            <w:rFonts w:hint="eastAsia"/>
            <w:color w:val="000000" w:themeColor="text1"/>
            <w:lang w:eastAsia="zh-CN"/>
          </w:rPr>
          <w:t>策略</w:t>
        </w:r>
      </w:ins>
      <w:del w:id="149" w:author="ZhuMeng" w:date="2024-08-15T10:42:00Z">
        <w:r>
          <w:rPr>
            <w:rFonts w:hint="eastAsia"/>
            <w:color w:val="000000" w:themeColor="text1"/>
            <w:lang w:eastAsia="zh-CN"/>
          </w:rPr>
          <w:delText>共</w:delText>
        </w:r>
      </w:del>
      <w:del w:id="150" w:author="ZhuMeng" w:date="2024-08-15T10:42:00Z">
        <w:r>
          <w:rPr>
            <w:color w:val="000000" w:themeColor="text1"/>
            <w:lang w:eastAsia="zh-CN"/>
          </w:rPr>
          <w:delText>举</w:delText>
        </w:r>
      </w:del>
      <w:r>
        <w:rPr>
          <w:color w:val="000000" w:themeColor="text1"/>
          <w:lang w:eastAsia="zh-CN"/>
        </w:rPr>
        <w:t>少有的多层次效能和贯通性路径，但只有与具体的治理场景相结合，才能更深刻地理解其对于推动国家治理体系和治理能力现代化的实际意义。 当前，我国正处于经济发展方式和社会治理模式的双重变革时期，对国民政治社会心理产生巨大影响，相应</w:t>
      </w:r>
      <w:ins w:id="151" w:author="ZhuMeng" w:date="2024-08-15T10:42:00Z">
        <w:r>
          <w:rPr>
            <w:rFonts w:hint="eastAsia"/>
            <w:color w:val="000000" w:themeColor="text1"/>
            <w:lang w:eastAsia="zh-CN"/>
          </w:rPr>
          <w:t>的</w:t>
        </w:r>
      </w:ins>
      <w:r>
        <w:rPr>
          <w:color w:val="000000" w:themeColor="text1"/>
          <w:lang w:eastAsia="zh-CN"/>
        </w:rPr>
        <w:t>一系列问题也随之凸显。 如</w:t>
      </w:r>
      <w:del w:id="152" w:author="ZhuMeng" w:date="2024-08-15T10:43:00Z">
        <w:r>
          <w:rPr>
            <w:color w:val="000000" w:themeColor="text1"/>
            <w:lang w:eastAsia="zh-CN"/>
          </w:rPr>
          <w:delText>由于</w:delText>
        </w:r>
      </w:del>
      <w:r>
        <w:rPr>
          <w:color w:val="000000" w:themeColor="text1"/>
          <w:lang w:eastAsia="zh-CN"/>
        </w:rPr>
        <w:t>经济结构剧烈变化而导致的国民自我定位错位，</w:t>
      </w:r>
      <w:del w:id="153" w:author="ZhuMeng" w:date="2024-08-15T10:43:00Z">
        <w:r>
          <w:rPr>
            <w:color w:val="000000" w:themeColor="text1"/>
            <w:lang w:eastAsia="zh-CN"/>
          </w:rPr>
          <w:delText>由于</w:delText>
        </w:r>
      </w:del>
      <w:r>
        <w:rPr>
          <w:color w:val="000000" w:themeColor="text1"/>
          <w:lang w:eastAsia="zh-CN"/>
        </w:rPr>
        <w:t>人口结构变化和加速城镇化带来的人际信任缺失和新老市民身份认同矛盾，</w:t>
      </w:r>
      <w:del w:id="154" w:author="ZhuMeng" w:date="2024-08-15T10:43:00Z">
        <w:r>
          <w:rPr>
            <w:color w:val="000000" w:themeColor="text1"/>
            <w:lang w:eastAsia="zh-CN"/>
          </w:rPr>
          <w:delText>由于</w:delText>
        </w:r>
      </w:del>
      <w:r>
        <w:rPr>
          <w:color w:val="000000" w:themeColor="text1"/>
          <w:lang w:eastAsia="zh-CN"/>
        </w:rPr>
        <w:t>人民日益增长的政治参与需求与政府治理方式不匹配所导致的参与失序，都成为当代中国社会急需解决的问题(</w:t>
      </w:r>
      <w:r>
        <w:rPr>
          <w:color w:val="000000" w:themeColor="text1"/>
        </w:rPr>
        <w:fldChar w:fldCharType="begin"/>
      </w:r>
      <w:r>
        <w:rPr>
          <w:color w:val="000000" w:themeColor="text1"/>
          <w:lang w:eastAsia="zh-CN"/>
        </w:rPr>
        <w:instrText xml:space="preserve">HYPERLINK \l "ref-WuXiaoJun2020" \h</w:instrText>
      </w:r>
      <w:r>
        <w:rPr>
          <w:color w:val="000000" w:themeColor="text1"/>
        </w:rPr>
        <w:fldChar w:fldCharType="separate"/>
      </w:r>
      <w:r>
        <w:rPr>
          <w:rStyle w:val="24"/>
          <w:color w:val="000000" w:themeColor="text1"/>
          <w:lang w:eastAsia="zh-CN"/>
        </w:rPr>
        <w:t>武小军 2020</w:t>
      </w:r>
      <w:r>
        <w:rPr>
          <w:rStyle w:val="24"/>
          <w:color w:val="000000" w:themeColor="text1"/>
        </w:rPr>
        <w:fldChar w:fldCharType="end"/>
      </w:r>
      <w:r>
        <w:rPr>
          <w:color w:val="000000" w:themeColor="text1"/>
          <w:lang w:eastAsia="zh-CN"/>
        </w:rPr>
        <w:t xml:space="preserve">)。 </w:t>
      </w:r>
      <w:ins w:id="155" w:author="ZhuMeng" w:date="2024-08-15T10:43:00Z">
        <w:r>
          <w:rPr>
            <w:rFonts w:hint="eastAsia"/>
            <w:color w:val="000000" w:themeColor="text1"/>
            <w:lang w:eastAsia="zh-CN"/>
          </w:rPr>
          <w:t>若</w:t>
        </w:r>
      </w:ins>
      <w:del w:id="156" w:author="ZhuMeng" w:date="2024-08-15T10:43:00Z">
        <w:r>
          <w:rPr>
            <w:color w:val="000000" w:themeColor="text1"/>
            <w:lang w:eastAsia="zh-CN"/>
          </w:rPr>
          <w:delText>如</w:delText>
        </w:r>
      </w:del>
      <w:r>
        <w:rPr>
          <w:color w:val="000000" w:themeColor="text1"/>
          <w:lang w:eastAsia="zh-CN"/>
        </w:rPr>
        <w:t>处理不当，极易造成民众情绪激化，甚至演变成恶性群体事件，损害社会稳定，威胁正常的政治经济秩序。 妥善使用语言治理手段将为治理主体解决这些现实问题提供助力。</w:t>
      </w:r>
    </w:p>
    <w:p>
      <w:pPr>
        <w:pStyle w:val="4"/>
        <w:rPr>
          <w:color w:val="000000" w:themeColor="text1"/>
        </w:rPr>
      </w:pPr>
      <w:bookmarkStart w:id="7" w:name="语言治理与新型城镇化"/>
      <w:r>
        <w:rPr>
          <w:color w:val="000000" w:themeColor="text1"/>
        </w:rPr>
        <w:t>语言治理与新型城镇化</w:t>
      </w:r>
    </w:p>
    <w:p>
      <w:pPr>
        <w:pStyle w:val="27"/>
        <w:ind w:firstLine="480"/>
        <w:rPr>
          <w:color w:val="000000" w:themeColor="text1"/>
          <w:lang w:eastAsia="zh-CN"/>
        </w:rPr>
      </w:pPr>
      <w:r>
        <w:rPr>
          <w:color w:val="000000" w:themeColor="text1"/>
          <w:lang w:eastAsia="zh-CN"/>
        </w:rPr>
        <w:t>语言融合问题向来与城镇化研究相伴而生。 大量针对进城务工人员的研究，都指向了语言方向(</w:t>
      </w:r>
      <w:r>
        <w:rPr>
          <w:color w:val="000000" w:themeColor="text1"/>
        </w:rPr>
        <w:fldChar w:fldCharType="begin"/>
      </w:r>
      <w:r>
        <w:rPr>
          <w:color w:val="000000" w:themeColor="text1"/>
          <w:lang w:eastAsia="zh-CN"/>
        </w:rPr>
        <w:instrText xml:space="preserve">HYPERLINK \l "ref-WuXiaoJun2015" \h</w:instrText>
      </w:r>
      <w:r>
        <w:rPr>
          <w:color w:val="000000" w:themeColor="text1"/>
        </w:rPr>
        <w:fldChar w:fldCharType="separate"/>
      </w:r>
      <w:r>
        <w:rPr>
          <w:rStyle w:val="24"/>
          <w:color w:val="000000" w:themeColor="text1"/>
          <w:lang w:eastAsia="zh-CN"/>
        </w:rPr>
        <w:t>武小军 2015</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"ref-ChuRongWeiEtAl2014" \h</w:instrText>
      </w:r>
      <w:r>
        <w:rPr>
          <w:color w:val="000000" w:themeColor="text1"/>
        </w:rPr>
        <w:fldChar w:fldCharType="separate"/>
      </w:r>
      <w:r>
        <w:rPr>
          <w:rStyle w:val="24"/>
          <w:color w:val="000000" w:themeColor="text1"/>
          <w:lang w:eastAsia="zh-CN"/>
        </w:rPr>
        <w:t>褚荣伟, 熊易寒, and 邹怡 2014</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"ref-FangYan2015" \h</w:instrText>
      </w:r>
      <w:r>
        <w:rPr>
          <w:color w:val="000000" w:themeColor="text1"/>
        </w:rPr>
        <w:fldChar w:fldCharType="separate"/>
      </w:r>
      <w:r>
        <w:rPr>
          <w:rStyle w:val="24"/>
          <w:color w:val="000000" w:themeColor="text1"/>
          <w:lang w:eastAsia="zh-CN"/>
        </w:rPr>
        <w:t>方艳 2015</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"ref-LiHongYangLiYuan2015" \h</w:instrText>
      </w:r>
      <w:r>
        <w:rPr>
          <w:color w:val="000000" w:themeColor="text1"/>
        </w:rPr>
        <w:fldChar w:fldCharType="separate"/>
      </w:r>
      <w:r>
        <w:rPr>
          <w:rStyle w:val="24"/>
          <w:color w:val="000000" w:themeColor="text1"/>
          <w:lang w:eastAsia="zh-CN"/>
        </w:rPr>
        <w:t>黎红 and 杨黎源 2015</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"ref-LiuGuoHuiZhangWeiGuo2020" \h</w:instrText>
      </w:r>
      <w:r>
        <w:rPr>
          <w:color w:val="000000" w:themeColor="text1"/>
        </w:rPr>
        <w:fldChar w:fldCharType="separate"/>
      </w:r>
      <w:r>
        <w:rPr>
          <w:rStyle w:val="24"/>
          <w:color w:val="000000" w:themeColor="text1"/>
          <w:lang w:eastAsia="zh-CN"/>
        </w:rPr>
        <w:t>刘国辉 and 张卫国 2020</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"ref-YuWeiQi2017" \h</w:instrText>
      </w:r>
      <w:r>
        <w:rPr>
          <w:color w:val="000000" w:themeColor="text1"/>
        </w:rPr>
        <w:fldChar w:fldCharType="separate"/>
      </w:r>
      <w:r>
        <w:rPr>
          <w:rStyle w:val="24"/>
          <w:color w:val="000000" w:themeColor="text1"/>
          <w:lang w:eastAsia="zh-CN"/>
        </w:rPr>
        <w:t>俞玮奇 2017</w:t>
      </w:r>
      <w:r>
        <w:rPr>
          <w:rStyle w:val="24"/>
          <w:color w:val="000000" w:themeColor="text1"/>
        </w:rPr>
        <w:fldChar w:fldCharType="end"/>
      </w:r>
      <w:r>
        <w:rPr>
          <w:color w:val="000000" w:themeColor="text1"/>
          <w:lang w:eastAsia="zh-CN"/>
        </w:rPr>
        <w:t>)。 这些研究指出，城镇化的飞速发展带来了大量进城务工人员和新市民，伴随着人口流动带来的语言接触和融合，造成了语言地图的剧烈变更。 在沟通层面，由于普通话的大范围普及，语言地图变更对外来人员的沟通影响正</w:t>
      </w:r>
      <w:del w:id="157" w:author="ZhuMeng" w:date="2024-08-15T10:44:00Z">
        <w:r>
          <w:rPr>
            <w:color w:val="000000" w:themeColor="text1"/>
            <w:lang w:eastAsia="zh-CN"/>
          </w:rPr>
          <w:delText>在</w:delText>
        </w:r>
      </w:del>
      <w:r>
        <w:rPr>
          <w:color w:val="000000" w:themeColor="text1"/>
          <w:lang w:eastAsia="zh-CN"/>
        </w:rPr>
        <w:t>逐步降低，</w:t>
      </w:r>
      <w:del w:id="158" w:author="ZhuMeng" w:date="2024-08-15T10:44:00Z">
        <w:r>
          <w:rPr>
            <w:color w:val="000000" w:themeColor="text1"/>
            <w:lang w:eastAsia="zh-CN"/>
          </w:rPr>
          <w:delText>但</w:delText>
        </w:r>
      </w:del>
      <w:r>
        <w:rPr>
          <w:color w:val="000000" w:themeColor="text1"/>
          <w:lang w:eastAsia="zh-CN"/>
        </w:rPr>
        <w:t>方言</w:t>
      </w:r>
      <w:ins w:id="159" w:author="ZhuMeng" w:date="2024-08-15T10:45:00Z">
        <w:r>
          <w:rPr>
            <w:rFonts w:hint="eastAsia"/>
            <w:color w:val="000000" w:themeColor="text1"/>
            <w:lang w:eastAsia="zh-CN"/>
          </w:rPr>
          <w:t>以及</w:t>
        </w:r>
      </w:ins>
      <w:del w:id="160" w:author="ZhuMeng" w:date="2024-08-15T10:45:00Z">
        <w:r>
          <w:rPr>
            <w:color w:val="000000" w:themeColor="text1"/>
            <w:lang w:eastAsia="zh-CN"/>
          </w:rPr>
          <w:delText>及其所蕴含的</w:delText>
        </w:r>
      </w:del>
      <w:r>
        <w:rPr>
          <w:color w:val="000000" w:themeColor="text1"/>
          <w:lang w:eastAsia="zh-CN"/>
        </w:rPr>
        <w:t>文化记忆</w:t>
      </w:r>
      <w:ins w:id="161" w:author="ZhuMeng" w:date="2024-08-15T10:45:00Z">
        <w:r>
          <w:rPr>
            <w:rFonts w:hint="eastAsia"/>
            <w:color w:val="000000" w:themeColor="text1"/>
            <w:lang w:eastAsia="zh-CN"/>
          </w:rPr>
          <w:t>地</w:t>
        </w:r>
      </w:ins>
      <w:r>
        <w:rPr>
          <w:color w:val="000000" w:themeColor="text1"/>
          <w:lang w:eastAsia="zh-CN"/>
        </w:rPr>
        <w:t>极速变异</w:t>
      </w:r>
      <w:del w:id="162" w:author="ZhuMeng" w:date="2024-08-15T10:45:00Z">
        <w:r>
          <w:rPr>
            <w:color w:val="000000" w:themeColor="text1"/>
            <w:lang w:eastAsia="zh-CN"/>
          </w:rPr>
          <w:delText>却</w:delText>
        </w:r>
      </w:del>
      <w:r>
        <w:rPr>
          <w:color w:val="000000" w:themeColor="text1"/>
          <w:lang w:eastAsia="zh-CN"/>
        </w:rPr>
        <w:t>造成了</w:t>
      </w:r>
      <w:del w:id="163" w:author="ZhuMeng" w:date="2024-08-15T10:45:00Z">
        <w:r>
          <w:rPr>
            <w:color w:val="000000" w:themeColor="text1"/>
            <w:lang w:eastAsia="zh-CN"/>
          </w:rPr>
          <w:delText>对</w:delText>
        </w:r>
      </w:del>
      <w:r>
        <w:rPr>
          <w:color w:val="000000" w:themeColor="text1"/>
          <w:lang w:eastAsia="zh-CN"/>
        </w:rPr>
        <w:t>本地人和新市民共同的身份认同缺失问题。</w:t>
      </w:r>
    </w:p>
    <w:p>
      <w:pPr>
        <w:pStyle w:val="3"/>
        <w:ind w:firstLine="480"/>
        <w:rPr>
          <w:color w:val="000000" w:themeColor="text1"/>
          <w:lang w:eastAsia="zh-CN"/>
          <w:rPrChange w:id="164" w:author="ZhuMeng" w:date="2024-08-15T10:43:00Z">
            <w:rPr>
              <w:lang w:eastAsia="zh-CN"/>
            </w:rPr>
          </w:rPrChange>
        </w:rPr>
      </w:pPr>
      <w:r>
        <w:rPr>
          <w:color w:val="000000" w:themeColor="text1"/>
          <w:lang w:eastAsia="zh-CN"/>
        </w:rPr>
        <w:t>以往</w:t>
      </w:r>
      <w:del w:id="165" w:author="ZhuMeng" w:date="2024-08-15T10:45:00Z">
        <w:r>
          <w:rPr>
            <w:color w:val="000000" w:themeColor="text1"/>
            <w:lang w:eastAsia="zh-CN"/>
          </w:rPr>
          <w:delText>的</w:delText>
        </w:r>
      </w:del>
      <w:r>
        <w:rPr>
          <w:color w:val="000000" w:themeColor="text1"/>
          <w:lang w:eastAsia="zh-CN"/>
        </w:rPr>
        <w:t>研究多强调通过加强个体普通话和当地方言能力</w:t>
      </w:r>
      <w:ins w:id="166" w:author="ZhuMeng" w:date="2024-08-15T10:45:00Z">
        <w:r>
          <w:rPr>
            <w:rFonts w:hint="eastAsia"/>
            <w:color w:val="000000" w:themeColor="text1"/>
            <w:lang w:eastAsia="zh-CN"/>
          </w:rPr>
          <w:t>的</w:t>
        </w:r>
      </w:ins>
      <w:r>
        <w:rPr>
          <w:color w:val="000000" w:themeColor="text1"/>
          <w:lang w:eastAsia="zh-CN"/>
        </w:rPr>
        <w:t>方式，增强其对本地社会经济生活的融入。 这是一种在个体层面的治理方式，确实能从个体发展角度改善</w:t>
      </w:r>
      <w:ins w:id="167" w:author="ZhuMeng" w:date="2024-08-15T10:46:00Z">
        <w:r>
          <w:rPr>
            <w:rFonts w:hint="eastAsia"/>
            <w:color w:val="000000" w:themeColor="text1"/>
            <w:lang w:eastAsia="zh-CN"/>
          </w:rPr>
          <w:t>部分</w:t>
        </w:r>
      </w:ins>
      <w:del w:id="168" w:author="ZhuMeng" w:date="2024-08-15T10:46:00Z">
        <w:r>
          <w:rPr>
            <w:color w:val="000000" w:themeColor="text1"/>
            <w:lang w:eastAsia="zh-CN"/>
          </w:rPr>
          <w:delText>一些</w:delText>
        </w:r>
      </w:del>
      <w:r>
        <w:rPr>
          <w:color w:val="000000" w:themeColor="text1"/>
          <w:lang w:eastAsia="zh-CN"/>
        </w:rPr>
        <w:t>问题。 然而，面对身份</w:t>
      </w:r>
      <w:ins w:id="169" w:author="ZhuMeng" w:date="2024-08-15T10:46:00Z">
        <w:r>
          <w:rPr>
            <w:rFonts w:hint="eastAsia"/>
            <w:color w:val="000000" w:themeColor="text1"/>
            <w:lang w:eastAsia="zh-CN"/>
          </w:rPr>
          <w:t>认同困境</w:t>
        </w:r>
      </w:ins>
      <w:del w:id="170" w:author="ZhuMeng" w:date="2024-08-15T10:46:00Z">
        <w:r>
          <w:rPr>
            <w:color w:val="000000" w:themeColor="text1"/>
            <w:lang w:eastAsia="zh-CN"/>
            <w:rPrChange w:id="171" w:author="ZhuMeng" w:date="2024-08-15T10:43:00Z">
              <w:rPr>
                <w:lang w:eastAsia="zh-CN"/>
              </w:rPr>
            </w:rPrChange>
          </w:rPr>
          <w:delText>问题</w:delText>
        </w:r>
      </w:del>
      <w:r>
        <w:rPr>
          <w:color w:val="000000" w:themeColor="text1"/>
          <w:lang w:eastAsia="zh-CN"/>
          <w:rPrChange w:id="172" w:author="ZhuMeng" w:date="2024-08-15T10:43:00Z">
            <w:rPr>
              <w:lang w:eastAsia="zh-CN"/>
            </w:rPr>
          </w:rPrChange>
        </w:rPr>
        <w:t>，则</w:t>
      </w:r>
      <w:ins w:id="173" w:author="ZhuMeng" w:date="2024-08-15T10:46:00Z">
        <w:r>
          <w:rPr>
            <w:rFonts w:hint="eastAsia"/>
            <w:color w:val="000000" w:themeColor="text1"/>
            <w:lang w:eastAsia="zh-CN"/>
          </w:rPr>
          <w:t>更</w:t>
        </w:r>
      </w:ins>
      <w:r>
        <w:rPr>
          <w:color w:val="000000" w:themeColor="text1"/>
          <w:lang w:eastAsia="zh-CN"/>
          <w:rPrChange w:id="174" w:author="ZhuMeng" w:date="2024-08-15T10:43:00Z">
            <w:rPr>
              <w:lang w:eastAsia="zh-CN"/>
            </w:rPr>
          </w:rPrChange>
        </w:rPr>
        <w:t>需要从群体和国家层面进行考量，站在重塑新时代新市民身份</w:t>
      </w:r>
      <w:ins w:id="175" w:author="ZhuMeng" w:date="2024-08-15T10:46:00Z">
        <w:r>
          <w:rPr>
            <w:rFonts w:hint="eastAsia"/>
            <w:color w:val="000000" w:themeColor="text1"/>
            <w:lang w:eastAsia="zh-CN"/>
          </w:rPr>
          <w:t>的</w:t>
        </w:r>
      </w:ins>
      <w:r>
        <w:rPr>
          <w:color w:val="000000" w:themeColor="text1"/>
          <w:lang w:eastAsia="zh-CN"/>
          <w:rPrChange w:id="176" w:author="ZhuMeng" w:date="2024-08-15T10:43:00Z">
            <w:rPr>
              <w:lang w:eastAsia="zh-CN"/>
            </w:rPr>
          </w:rPrChange>
        </w:rPr>
        <w:t>高度</w:t>
      </w:r>
      <w:ins w:id="177" w:author="ZhuMeng" w:date="2024-08-15T10:47:00Z">
        <w:r>
          <w:rPr>
            <w:rFonts w:hint="eastAsia"/>
            <w:color w:val="000000" w:themeColor="text1"/>
            <w:lang w:eastAsia="zh-CN"/>
          </w:rPr>
          <w:t>进行</w:t>
        </w:r>
      </w:ins>
      <w:r>
        <w:rPr>
          <w:color w:val="000000" w:themeColor="text1"/>
          <w:lang w:eastAsia="zh-CN"/>
          <w:rPrChange w:id="178" w:author="ZhuMeng" w:date="2024-08-15T10:43:00Z">
            <w:rPr>
              <w:lang w:eastAsia="zh-CN"/>
            </w:rPr>
          </w:rPrChange>
        </w:rPr>
        <w:t>思考</w:t>
      </w:r>
      <w:del w:id="179" w:author="ZhuMeng" w:date="2024-08-15T10:47:00Z">
        <w:r>
          <w:rPr>
            <w:color w:val="000000" w:themeColor="text1"/>
            <w:lang w:eastAsia="zh-CN"/>
            <w:rPrChange w:id="180" w:author="ZhuMeng" w:date="2024-08-15T10:43:00Z">
              <w:rPr>
                <w:lang w:eastAsia="zh-CN"/>
              </w:rPr>
            </w:rPrChange>
          </w:rPr>
          <w:delText>问题解法</w:delText>
        </w:r>
      </w:del>
      <w:r>
        <w:rPr>
          <w:color w:val="000000" w:themeColor="text1"/>
          <w:lang w:eastAsia="zh-CN"/>
          <w:rPrChange w:id="181" w:author="ZhuMeng" w:date="2024-08-15T10:43:00Z">
            <w:rPr>
              <w:lang w:eastAsia="zh-CN"/>
            </w:rPr>
          </w:rPrChange>
        </w:rPr>
        <w:t>。</w:t>
      </w:r>
      <w:r>
        <w:rPr>
          <w:color w:val="000000" w:themeColor="text1"/>
          <w:lang w:eastAsia="zh-CN"/>
          <w:rPrChange w:id="182" w:author="ZhuMeng" w:date="2024-08-15T10:43:00Z">
            <w:rPr>
              <w:lang w:eastAsia="zh-CN"/>
            </w:rPr>
          </w:rPrChange>
        </w:rPr>
        <w:t xml:space="preserve"> </w:t>
      </w:r>
      <w:r>
        <w:rPr>
          <w:color w:val="000000" w:themeColor="text1"/>
          <w:lang w:eastAsia="zh-CN"/>
          <w:rPrChange w:id="183" w:author="ZhuMeng" w:date="2024-08-15T10:43:00Z">
            <w:rPr>
              <w:lang w:eastAsia="zh-CN"/>
            </w:rPr>
          </w:rPrChange>
        </w:rPr>
        <w:t>在这方面，推广本地方言学习项目将是推动新市民了解本地文化，动员老市民接纳新市民的一种尝试。</w:t>
      </w:r>
      <w:r>
        <w:rPr>
          <w:color w:val="000000" w:themeColor="text1"/>
          <w:lang w:eastAsia="zh-CN"/>
          <w:rPrChange w:id="184" w:author="ZhuMeng" w:date="2024-08-15T10:43:00Z">
            <w:rPr>
              <w:lang w:eastAsia="zh-CN"/>
            </w:rPr>
          </w:rPrChange>
        </w:rPr>
        <w:t xml:space="preserve"> </w:t>
      </w:r>
      <w:r>
        <w:rPr>
          <w:color w:val="000000" w:themeColor="text1"/>
          <w:lang w:eastAsia="zh-CN"/>
          <w:rPrChange w:id="185" w:author="ZhuMeng" w:date="2024-08-15T10:43:00Z">
            <w:rPr>
              <w:lang w:eastAsia="zh-CN"/>
            </w:rPr>
          </w:rPrChange>
        </w:rPr>
        <w:t>现在部分地区出现的基于本地方言的脱口秀、流行歌曲就是这种群体学习和融入的体现，值得作为社会治理模式进行系统观察和试点实践。</w:t>
      </w:r>
    </w:p>
    <w:bookmarkEnd w:id="7"/>
    <w:p>
      <w:pPr>
        <w:pStyle w:val="4"/>
        <w:rPr>
          <w:color w:val="000000" w:themeColor="text1"/>
          <w:rPrChange w:id="186" w:author="ZhuMeng" w:date="2024-08-15T10:43:00Z">
            <w:rPr/>
          </w:rPrChange>
        </w:rPr>
      </w:pPr>
      <w:bookmarkStart w:id="8" w:name="语言治理与意识形态工作"/>
      <w:r>
        <w:rPr>
          <w:color w:val="000000" w:themeColor="text1"/>
          <w:rPrChange w:id="187" w:author="ZhuMeng" w:date="2024-08-15T10:43:00Z">
            <w:rPr/>
          </w:rPrChange>
        </w:rPr>
        <w:t>语言治理与意识形态工作</w:t>
      </w:r>
    </w:p>
    <w:p>
      <w:pPr>
        <w:pStyle w:val="27"/>
        <w:ind w:firstLine="480"/>
        <w:rPr>
          <w:color w:val="000000" w:themeColor="text1"/>
          <w:lang w:eastAsia="zh-CN"/>
        </w:rPr>
      </w:pPr>
      <w:r>
        <w:rPr>
          <w:color w:val="000000" w:themeColor="text1"/>
          <w:lang w:eastAsia="zh-CN"/>
          <w:rPrChange w:id="188" w:author="ZhuMeng" w:date="2024-08-15T10:43:00Z">
            <w:rPr>
              <w:lang w:eastAsia="zh-CN"/>
            </w:rPr>
          </w:rPrChange>
        </w:rPr>
        <w:t>语言是意识形态工作的天然载体。</w:t>
      </w:r>
      <w:r>
        <w:rPr>
          <w:color w:val="000000" w:themeColor="text1"/>
          <w:lang w:eastAsia="zh-CN"/>
          <w:rPrChange w:id="189" w:author="ZhuMeng" w:date="2024-08-15T10:43:00Z">
            <w:rPr>
              <w:lang w:eastAsia="zh-CN"/>
            </w:rPr>
          </w:rPrChange>
        </w:rPr>
        <w:t xml:space="preserve"> </w:t>
      </w:r>
      <w:r>
        <w:rPr>
          <w:color w:val="000000" w:themeColor="text1"/>
          <w:lang w:eastAsia="zh-CN"/>
          <w:rPrChange w:id="190" w:author="ZhuMeng" w:date="2024-08-15T10:43:00Z">
            <w:rPr>
              <w:lang w:eastAsia="zh-CN"/>
            </w:rPr>
          </w:rPrChange>
        </w:rPr>
        <w:t>传统意义上的意识形态工作多指文字层面的规范、界定、引导工作。</w:t>
      </w:r>
      <w:r>
        <w:rPr>
          <w:color w:val="000000" w:themeColor="text1"/>
          <w:lang w:eastAsia="zh-CN"/>
          <w:rPrChange w:id="191" w:author="ZhuMeng" w:date="2024-08-15T10:43:00Z">
            <w:rPr>
              <w:lang w:eastAsia="zh-CN"/>
            </w:rPr>
          </w:rPrChange>
        </w:rPr>
        <w:t xml:space="preserve"> </w:t>
      </w:r>
      <w:del w:id="192" w:author="ZhuMeng" w:date="2024-08-15T10:47:00Z">
        <w:r>
          <w:rPr>
            <w:color w:val="000000" w:themeColor="text1"/>
            <w:lang w:eastAsia="zh-CN"/>
            <w:rPrChange w:id="193" w:author="ZhuMeng" w:date="2024-08-15T10:43:00Z">
              <w:rPr>
                <w:lang w:eastAsia="zh-CN"/>
              </w:rPr>
            </w:rPrChange>
          </w:rPr>
          <w:delText>但</w:delText>
        </w:r>
      </w:del>
      <w:r>
        <w:rPr>
          <w:color w:val="000000" w:themeColor="text1"/>
          <w:lang w:eastAsia="zh-CN"/>
          <w:rPrChange w:id="194" w:author="ZhuMeng" w:date="2024-08-15T10:43:00Z">
            <w:rPr>
              <w:lang w:eastAsia="zh-CN"/>
            </w:rPr>
          </w:rPrChange>
        </w:rPr>
        <w:t>随着人工智能等新一轮新技术的飞速发展，以多模态信息传输为特征的新媒体使用迅速普及，用户数量的激增和信息传播能力的突显正全方位地重塑媒体格局和社会生态</w:t>
      </w:r>
      <w:r>
        <w:rPr>
          <w:color w:val="000000" w:themeColor="text1"/>
          <w:lang w:eastAsia="zh-CN"/>
          <w:rPrChange w:id="195" w:author="ZhuMeng" w:date="2024-08-15T10:43:00Z">
            <w:rPr>
              <w:lang w:eastAsia="zh-CN"/>
            </w:rPr>
          </w:rPrChange>
        </w:rPr>
        <w:t>(</w:t>
      </w:r>
      <w:r>
        <w:rPr>
          <w:color w:val="000000" w:themeColor="text1"/>
          <w:rPrChange w:id="196" w:author="ZhuMeng" w:date="2024-08-15T10:43:00Z">
            <w:rPr/>
          </w:rPrChange>
        </w:rPr>
        <w:fldChar w:fldCharType="begin"/>
      </w:r>
      <w:r>
        <w:rPr>
          <w:color w:val="000000" w:themeColor="text1"/>
          <w:lang w:eastAsia="zh-CN"/>
          <w:rPrChange w:id="197" w:author="ZhuMeng" w:date="2024-08-15T10:43:00Z">
            <w:rPr>
              <w:lang w:eastAsia="zh-CN"/>
            </w:rPr>
          </w:rPrChange>
        </w:rPr>
        <w:instrText xml:space="preserve">HYPERLINK \l "ref-ChenLiXiang2021" \h</w:instrText>
      </w:r>
      <w:r>
        <w:rPr>
          <w:color w:val="000000" w:themeColor="text1"/>
          <w:rPrChange w:id="198" w:author="ZhuMeng" w:date="2024-08-15T10:43:00Z">
            <w:rPr/>
          </w:rPrChange>
        </w:rPr>
        <w:fldChar w:fldCharType="separate"/>
      </w:r>
      <w:r>
        <w:rPr>
          <w:rStyle w:val="24"/>
          <w:color w:val="000000" w:themeColor="text1"/>
          <w:lang w:eastAsia="zh-CN"/>
          <w:rPrChange w:id="199" w:author="ZhuMeng" w:date="2024-08-15T10:43:00Z">
            <w:rPr>
              <w:rStyle w:val="24"/>
              <w:lang w:eastAsia="zh-CN"/>
            </w:rPr>
          </w:rPrChange>
        </w:rPr>
        <w:t>陈丽湘</w:t>
      </w:r>
      <w:r>
        <w:rPr>
          <w:rStyle w:val="24"/>
          <w:color w:val="000000" w:themeColor="text1"/>
          <w:lang w:eastAsia="zh-CN"/>
          <w:rPrChange w:id="200" w:author="ZhuMeng" w:date="2024-08-15T10:43:00Z">
            <w:rPr>
              <w:rStyle w:val="24"/>
              <w:lang w:eastAsia="zh-CN"/>
            </w:rPr>
          </w:rPrChange>
        </w:rPr>
        <w:t xml:space="preserve"> 2021</w:t>
      </w:r>
      <w:r>
        <w:rPr>
          <w:rStyle w:val="24"/>
          <w:color w:val="000000" w:themeColor="text1"/>
          <w:rPrChange w:id="201" w:author="ZhuMeng" w:date="2024-08-15T10:43:00Z">
            <w:rPr>
              <w:rStyle w:val="24"/>
            </w:rPr>
          </w:rPrChange>
        </w:rPr>
        <w:fldChar w:fldCharType="end"/>
      </w:r>
      <w:r>
        <w:rPr>
          <w:color w:val="000000" w:themeColor="text1"/>
          <w:lang w:eastAsia="zh-CN"/>
          <w:rPrChange w:id="202" w:author="ZhuMeng" w:date="2024-08-15T10:43:00Z">
            <w:rPr>
              <w:lang w:eastAsia="zh-CN"/>
            </w:rPr>
          </w:rPrChange>
        </w:rPr>
        <w:t>)</w:t>
      </w:r>
      <w:r>
        <w:rPr>
          <w:color w:val="000000" w:themeColor="text1"/>
          <w:lang w:eastAsia="zh-CN"/>
          <w:rPrChange w:id="203" w:author="ZhuMeng" w:date="2024-08-15T10:43:00Z">
            <w:rPr>
              <w:lang w:eastAsia="zh-CN"/>
            </w:rPr>
          </w:rPrChange>
        </w:rPr>
        <w:t>。</w:t>
      </w:r>
      <w:r>
        <w:rPr>
          <w:color w:val="000000" w:themeColor="text1"/>
          <w:lang w:eastAsia="zh-CN"/>
          <w:rPrChange w:id="204" w:author="ZhuMeng" w:date="2024-08-15T10:43:00Z">
            <w:rPr>
              <w:lang w:eastAsia="zh-CN"/>
            </w:rPr>
          </w:rPrChange>
        </w:rPr>
        <w:t xml:space="preserve"> </w:t>
      </w:r>
      <w:r>
        <w:rPr>
          <w:color w:val="000000" w:themeColor="text1"/>
          <w:lang w:eastAsia="zh-CN"/>
          <w:rPrChange w:id="205" w:author="ZhuMeng" w:date="2024-08-15T10:43:00Z">
            <w:rPr>
              <w:lang w:eastAsia="zh-CN"/>
            </w:rPr>
          </w:rPrChange>
        </w:rPr>
        <w:t>这一新态势和新格局使得政府信息和行为具有更广阔的社会示范效应，</w:t>
      </w:r>
      <w:ins w:id="206" w:author="ZhuMeng" w:date="2024-08-15T10:48:00Z">
        <w:r>
          <w:rPr>
            <w:rFonts w:hint="eastAsia"/>
            <w:color w:val="000000" w:themeColor="text1"/>
            <w:lang w:eastAsia="zh-CN"/>
          </w:rPr>
          <w:t>同时</w:t>
        </w:r>
      </w:ins>
      <w:del w:id="207" w:author="ZhuMeng" w:date="2024-08-15T10:48:00Z">
        <w:r>
          <w:rPr>
            <w:color w:val="000000" w:themeColor="text1"/>
            <w:lang w:eastAsia="zh-CN"/>
          </w:rPr>
          <w:delText>但</w:delText>
        </w:r>
      </w:del>
      <w:ins w:id="208" w:author="ZhuMeng" w:date="2024-08-15T10:48:00Z">
        <w:r>
          <w:rPr>
            <w:rFonts w:hint="eastAsia"/>
            <w:color w:val="000000" w:themeColor="text1"/>
            <w:lang w:eastAsia="zh-CN"/>
          </w:rPr>
          <w:t>也</w:t>
        </w:r>
      </w:ins>
      <w:del w:id="209" w:author="ZhuMeng" w:date="2024-08-15T10:48:00Z">
        <w:r>
          <w:rPr>
            <w:color w:val="000000" w:themeColor="text1"/>
            <w:lang w:eastAsia="zh-CN"/>
          </w:rPr>
          <w:delText>也</w:delText>
        </w:r>
      </w:del>
      <w:r>
        <w:rPr>
          <w:color w:val="000000" w:themeColor="text1"/>
          <w:lang w:eastAsia="zh-CN"/>
        </w:rPr>
        <w:t>对意识形态工作形成</w:t>
      </w:r>
      <w:ins w:id="210" w:author="ZhuMeng" w:date="2024-08-15T10:48:00Z">
        <w:r>
          <w:rPr>
            <w:rFonts w:hint="eastAsia"/>
            <w:color w:val="000000" w:themeColor="text1"/>
            <w:lang w:eastAsia="zh-CN"/>
          </w:rPr>
          <w:t>了</w:t>
        </w:r>
      </w:ins>
      <w:r>
        <w:rPr>
          <w:color w:val="000000" w:themeColor="text1"/>
          <w:lang w:eastAsia="zh-CN"/>
        </w:rPr>
        <w:t>挑战。</w:t>
      </w:r>
    </w:p>
    <w:p>
      <w:pPr>
        <w:pStyle w:val="3"/>
        <w:ind w:firstLine="480"/>
        <w:rPr>
          <w:color w:val="000000" w:themeColor="text1"/>
          <w:lang w:eastAsia="zh-CN"/>
        </w:rPr>
      </w:pPr>
      <w:r>
        <w:rPr>
          <w:color w:val="000000" w:themeColor="text1"/>
          <w:lang w:eastAsia="zh-CN"/>
        </w:rPr>
        <w:t>规范新媒体实施语言将是新时期语言治理的核心议题。 一方面，这将是</w:t>
      </w:r>
      <w:del w:id="211" w:author="ZhuMeng" w:date="2024-08-15T10:48:00Z">
        <w:r>
          <w:rPr>
            <w:color w:val="000000" w:themeColor="text1"/>
            <w:lang w:eastAsia="zh-CN"/>
          </w:rPr>
          <w:delText>在</w:delText>
        </w:r>
      </w:del>
      <w:r>
        <w:rPr>
          <w:color w:val="000000" w:themeColor="text1"/>
          <w:lang w:eastAsia="zh-CN"/>
        </w:rPr>
        <w:t>国家层级的系统性工程，但另一方面也是细致到个体表达的微观任务。 新时期语言政策需要在张弛有度的前提下，从社会用语规范角度对新媒体语言的声音、文字、形态表达进行疏导和规范。 同时，在群体层面，需要将新媒体平台视为社会治理的共同参与者，纳入治理过程，</w:t>
      </w:r>
      <w:ins w:id="212" w:author="ZhuMeng" w:date="2024-08-15T10:50:00Z">
        <w:r>
          <w:rPr>
            <w:rFonts w:hint="eastAsia"/>
            <w:color w:val="000000" w:themeColor="text1"/>
            <w:lang w:eastAsia="zh-CN"/>
          </w:rPr>
          <w:t>统筹</w:t>
        </w:r>
      </w:ins>
      <w:ins w:id="213" w:author="ZhuMeng" w:date="2024-08-15T10:49:00Z">
        <w:r>
          <w:rPr>
            <w:color w:val="000000" w:themeColor="text1"/>
            <w:lang w:eastAsia="zh-CN"/>
          </w:rPr>
          <w:t>各方力量，</w:t>
        </w:r>
      </w:ins>
      <w:ins w:id="214" w:author="ZhuMeng" w:date="2024-08-15T10:49:00Z">
        <w:r>
          <w:rPr>
            <w:rFonts w:hint="eastAsia"/>
            <w:color w:val="000000" w:themeColor="text1"/>
            <w:lang w:eastAsia="zh-CN"/>
          </w:rPr>
          <w:t>强调</w:t>
        </w:r>
      </w:ins>
      <w:ins w:id="215" w:author="ZhuMeng" w:date="2024-08-15T10:49:00Z">
        <w:r>
          <w:rPr>
            <w:color w:val="000000" w:themeColor="text1"/>
            <w:lang w:eastAsia="zh-CN"/>
          </w:rPr>
          <w:t>政府、社会、公众形成治理合力</w:t>
        </w:r>
      </w:ins>
      <w:ins w:id="216" w:author="ZhuMeng" w:date="2024-08-15T10:49:00Z">
        <w:r>
          <w:rPr>
            <w:rFonts w:hint="eastAsia"/>
            <w:color w:val="000000" w:themeColor="text1"/>
            <w:lang w:eastAsia="zh-CN"/>
          </w:rPr>
          <w:t>，从而</w:t>
        </w:r>
      </w:ins>
      <w:del w:id="217" w:author="ZhuMeng" w:date="2024-08-15T10:49:00Z">
        <w:r>
          <w:rPr>
            <w:color w:val="000000" w:themeColor="text1"/>
            <w:lang w:eastAsia="zh-CN"/>
            <w:rPrChange w:id="218" w:author="ZhuMeng" w:date="2024-08-15T10:43:00Z">
              <w:rPr>
                <w:lang w:eastAsia="zh-CN"/>
              </w:rPr>
            </w:rPrChange>
          </w:rPr>
          <w:delText>以</w:delText>
        </w:r>
      </w:del>
      <w:r>
        <w:rPr>
          <w:color w:val="000000" w:themeColor="text1"/>
          <w:lang w:eastAsia="zh-CN"/>
          <w:rPrChange w:id="219" w:author="ZhuMeng" w:date="2024-08-15T10:43:00Z">
            <w:rPr>
              <w:lang w:eastAsia="zh-CN"/>
            </w:rPr>
          </w:rPrChange>
        </w:rPr>
        <w:t>形成</w:t>
      </w:r>
      <w:del w:id="220" w:author="ZhuMeng" w:date="2024-08-15T10:50:00Z">
        <w:r>
          <w:rPr>
            <w:color w:val="000000" w:themeColor="text1"/>
            <w:lang w:eastAsia="zh-CN"/>
            <w:rPrChange w:id="221" w:author="ZhuMeng" w:date="2024-08-15T10:43:00Z">
              <w:rPr>
                <w:lang w:eastAsia="zh-CN"/>
              </w:rPr>
            </w:rPrChange>
          </w:rPr>
          <w:delText>自上而下的</w:delText>
        </w:r>
      </w:del>
      <w:r>
        <w:rPr>
          <w:color w:val="000000" w:themeColor="text1"/>
          <w:lang w:eastAsia="zh-CN"/>
          <w:rPrChange w:id="222" w:author="ZhuMeng" w:date="2024-08-15T10:43:00Z">
            <w:rPr>
              <w:lang w:eastAsia="zh-CN"/>
            </w:rPr>
          </w:rPrChange>
        </w:rPr>
        <w:t>规划引导</w:t>
      </w:r>
      <w:ins w:id="223" w:author="ZhuMeng" w:date="2024-08-15T10:49:00Z">
        <w:r>
          <w:rPr>
            <w:rFonts w:hint="eastAsia"/>
            <w:color w:val="000000" w:themeColor="text1"/>
            <w:lang w:eastAsia="zh-CN"/>
          </w:rPr>
          <w:t>和</w:t>
        </w:r>
      </w:ins>
      <w:del w:id="224" w:author="ZhuMeng" w:date="2024-08-15T10:49:00Z">
        <w:r>
          <w:rPr>
            <w:color w:val="000000" w:themeColor="text1"/>
            <w:lang w:eastAsia="zh-CN"/>
            <w:rPrChange w:id="225" w:author="ZhuMeng" w:date="2024-08-15T10:43:00Z">
              <w:rPr>
                <w:lang w:eastAsia="zh-CN"/>
              </w:rPr>
            </w:rPrChange>
          </w:rPr>
          <w:delText>加</w:delText>
        </w:r>
      </w:del>
      <w:del w:id="226" w:author="ZhuMeng" w:date="2024-08-15T10:50:00Z">
        <w:r>
          <w:rPr>
            <w:color w:val="000000" w:themeColor="text1"/>
            <w:lang w:eastAsia="zh-CN"/>
            <w:rPrChange w:id="227" w:author="ZhuMeng" w:date="2024-08-15T10:43:00Z">
              <w:rPr>
                <w:lang w:eastAsia="zh-CN"/>
              </w:rPr>
            </w:rPrChange>
          </w:rPr>
          <w:delText>自下而上的</w:delText>
        </w:r>
      </w:del>
      <w:r>
        <w:rPr>
          <w:color w:val="000000" w:themeColor="text1"/>
          <w:lang w:eastAsia="zh-CN"/>
          <w:rPrChange w:id="228" w:author="ZhuMeng" w:date="2024-08-15T10:43:00Z">
            <w:rPr>
              <w:lang w:eastAsia="zh-CN"/>
            </w:rPr>
          </w:rPrChange>
        </w:rPr>
        <w:t>行为自觉的上下</w:t>
      </w:r>
      <w:ins w:id="229" w:author="ZhuMeng" w:date="2024-08-15T10:50:00Z">
        <w:r>
          <w:rPr>
            <w:rFonts w:hint="eastAsia"/>
            <w:color w:val="000000" w:themeColor="text1"/>
            <w:lang w:eastAsia="zh-CN"/>
          </w:rPr>
          <w:t>协同</w:t>
        </w:r>
      </w:ins>
      <w:del w:id="230" w:author="ZhuMeng" w:date="2024-08-15T10:50:00Z">
        <w:r>
          <w:rPr>
            <w:color w:val="000000" w:themeColor="text1"/>
            <w:lang w:eastAsia="zh-CN"/>
          </w:rPr>
          <w:delText>配合</w:delText>
        </w:r>
      </w:del>
      <w:r>
        <w:rPr>
          <w:color w:val="000000" w:themeColor="text1"/>
          <w:lang w:eastAsia="zh-CN"/>
        </w:rPr>
        <w:t>治理格局</w:t>
      </w:r>
      <w:del w:id="231" w:author="ZhuMeng" w:date="2024-08-15T10:49:00Z">
        <w:r>
          <w:rPr>
            <w:color w:val="000000" w:themeColor="text1"/>
            <w:lang w:eastAsia="zh-CN"/>
          </w:rPr>
          <w:delText>，统筹各方力量，使政府、社会、公众形成治理合力</w:delText>
        </w:r>
      </w:del>
      <w:r>
        <w:rPr>
          <w:color w:val="000000" w:themeColor="text1"/>
          <w:lang w:eastAsia="zh-CN"/>
        </w:rPr>
        <w:t>。</w:t>
      </w:r>
    </w:p>
    <w:bookmarkEnd w:id="8"/>
    <w:p>
      <w:pPr>
        <w:pStyle w:val="4"/>
        <w:rPr>
          <w:color w:val="000000" w:themeColor="text1"/>
        </w:rPr>
      </w:pPr>
      <w:bookmarkStart w:id="9" w:name="语言治理与共同富裕"/>
      <w:r>
        <w:rPr>
          <w:color w:val="000000" w:themeColor="text1"/>
        </w:rPr>
        <w:t>语言治理与共同富裕</w:t>
      </w:r>
    </w:p>
    <w:p>
      <w:pPr>
        <w:pStyle w:val="27"/>
        <w:ind w:firstLine="480"/>
        <w:rPr>
          <w:color w:val="000000" w:themeColor="text1"/>
          <w:lang w:eastAsia="zh-CN"/>
        </w:rPr>
      </w:pPr>
      <w:del w:id="232" w:author="ZhuMeng" w:date="2024-08-15T10:51:00Z">
        <w:r>
          <w:rPr>
            <w:color w:val="000000" w:themeColor="text1"/>
            <w:lang w:eastAsia="zh-CN"/>
          </w:rPr>
          <w:delText>对</w:delText>
        </w:r>
      </w:del>
      <w:r>
        <w:rPr>
          <w:color w:val="000000" w:themeColor="text1"/>
          <w:lang w:eastAsia="zh-CN"/>
        </w:rPr>
        <w:t>语言与经济关系一直是政治语言学</w:t>
      </w:r>
      <w:ins w:id="233" w:author="ZhuMeng" w:date="2024-08-15T10:51:00Z">
        <w:r>
          <w:rPr>
            <w:rFonts w:hint="eastAsia"/>
            <w:color w:val="000000" w:themeColor="text1"/>
            <w:lang w:eastAsia="zh-CN"/>
          </w:rPr>
          <w:t>的</w:t>
        </w:r>
      </w:ins>
      <w:del w:id="234" w:author="ZhuMeng" w:date="2024-08-15T10:51:00Z">
        <w:r>
          <w:rPr>
            <w:color w:val="000000" w:themeColor="text1"/>
            <w:lang w:eastAsia="zh-CN"/>
          </w:rPr>
          <w:delText>一个</w:delText>
        </w:r>
      </w:del>
      <w:r>
        <w:rPr>
          <w:color w:val="000000" w:themeColor="text1"/>
          <w:lang w:eastAsia="zh-CN"/>
        </w:rPr>
        <w:t>重点研究</w:t>
      </w:r>
      <w:ins w:id="235" w:author="ZhuMeng" w:date="2024-08-15T10:51:00Z">
        <w:r>
          <w:rPr>
            <w:rFonts w:hint="eastAsia"/>
            <w:color w:val="000000" w:themeColor="text1"/>
            <w:lang w:eastAsia="zh-CN"/>
          </w:rPr>
          <w:t>方</w:t>
        </w:r>
      </w:ins>
      <w:del w:id="236" w:author="ZhuMeng" w:date="2024-08-15T10:51:00Z">
        <w:r>
          <w:rPr>
            <w:color w:val="000000" w:themeColor="text1"/>
            <w:lang w:eastAsia="zh-CN"/>
          </w:rPr>
          <w:delText>面</w:delText>
        </w:r>
      </w:del>
      <w:r>
        <w:rPr>
          <w:color w:val="000000" w:themeColor="text1"/>
          <w:lang w:eastAsia="zh-CN"/>
        </w:rPr>
        <w:t>向，</w:t>
      </w:r>
      <w:ins w:id="237" w:author="ZhuMeng" w:date="2024-08-15T10:51:00Z">
        <w:r>
          <w:rPr>
            <w:rFonts w:hint="eastAsia"/>
            <w:color w:val="000000" w:themeColor="text1"/>
            <w:lang w:eastAsia="zh-CN"/>
          </w:rPr>
          <w:t>其</w:t>
        </w:r>
      </w:ins>
      <w:del w:id="238" w:author="ZhuMeng" w:date="2024-08-15T10:51:00Z">
        <w:r>
          <w:rPr>
            <w:color w:val="000000" w:themeColor="text1"/>
            <w:lang w:eastAsia="zh-CN"/>
          </w:rPr>
          <w:delText>但</w:delText>
        </w:r>
      </w:del>
      <w:r>
        <w:rPr>
          <w:color w:val="000000" w:themeColor="text1"/>
          <w:lang w:eastAsia="zh-CN"/>
        </w:rPr>
        <w:t>研究核心议题是如何通过增强语言能力加强个体发展</w:t>
      </w:r>
      <w:del w:id="239" w:author="ZhuMeng" w:date="2024-08-15T10:51:00Z">
        <w:r>
          <w:rPr>
            <w:color w:val="000000" w:themeColor="text1"/>
            <w:lang w:eastAsia="zh-CN"/>
          </w:rPr>
          <w:delText>可能</w:delText>
        </w:r>
      </w:del>
      <w:r>
        <w:rPr>
          <w:color w:val="000000" w:themeColor="text1"/>
          <w:lang w:eastAsia="zh-CN"/>
        </w:rPr>
        <w:t>，帮助</w:t>
      </w:r>
      <w:ins w:id="240" w:author="ZhuMeng" w:date="2024-08-15T10:51:00Z">
        <w:r>
          <w:rPr>
            <w:rFonts w:hint="eastAsia"/>
            <w:color w:val="000000" w:themeColor="text1"/>
            <w:lang w:eastAsia="zh-CN"/>
          </w:rPr>
          <w:t>个体</w:t>
        </w:r>
      </w:ins>
      <w:del w:id="241" w:author="ZhuMeng" w:date="2024-08-15T10:51:00Z">
        <w:r>
          <w:rPr>
            <w:color w:val="000000" w:themeColor="text1"/>
            <w:lang w:eastAsia="zh-CN"/>
          </w:rPr>
          <w:delText>其</w:delText>
        </w:r>
      </w:del>
      <w:r>
        <w:rPr>
          <w:color w:val="000000" w:themeColor="text1"/>
          <w:lang w:eastAsia="zh-CN"/>
        </w:rPr>
        <w:t>脱离贫困 (</w:t>
      </w:r>
      <w:r>
        <w:rPr>
          <w:color w:val="000000" w:themeColor="text1"/>
        </w:rPr>
        <w:fldChar w:fldCharType="begin"/>
      </w:r>
      <w:r>
        <w:rPr>
          <w:color w:val="000000" w:themeColor="text1"/>
          <w:lang w:eastAsia="zh-CN"/>
        </w:rPr>
        <w:instrText xml:space="preserve">HYPERLINK \l "ref-WangChunHui2019" \h</w:instrText>
      </w:r>
      <w:r>
        <w:rPr>
          <w:color w:val="000000" w:themeColor="text1"/>
        </w:rPr>
        <w:fldChar w:fldCharType="separate"/>
      </w:r>
      <w:r>
        <w:rPr>
          <w:rStyle w:val="24"/>
          <w:color w:val="000000" w:themeColor="text1"/>
          <w:lang w:eastAsia="zh-CN"/>
        </w:rPr>
        <w:t>王春辉 2019</w:t>
      </w:r>
      <w:r>
        <w:rPr>
          <w:rStyle w:val="24"/>
          <w:color w:val="000000" w:themeColor="text1"/>
        </w:rPr>
        <w:fldChar w:fldCharType="end"/>
      </w:r>
      <w:r>
        <w:rPr>
          <w:color w:val="000000" w:themeColor="text1"/>
          <w:lang w:eastAsia="zh-CN"/>
        </w:rPr>
        <w:t xml:space="preserve">; </w:t>
      </w:r>
      <w:r>
        <w:rPr>
          <w:color w:val="000000" w:themeColor="text1"/>
        </w:rPr>
        <w:fldChar w:fldCharType="begin"/>
      </w:r>
      <w:r>
        <w:rPr>
          <w:color w:val="000000" w:themeColor="text1"/>
          <w:lang w:eastAsia="zh-CN"/>
        </w:rPr>
        <w:instrText xml:space="preserve">HYPERLINK \l "ref-LaitinRamachandran2016" \h</w:instrText>
      </w:r>
      <w:r>
        <w:rPr>
          <w:color w:val="000000" w:themeColor="text1"/>
        </w:rPr>
        <w:fldChar w:fldCharType="separate"/>
      </w:r>
      <w:r>
        <w:rPr>
          <w:rStyle w:val="24"/>
          <w:color w:val="000000" w:themeColor="text1"/>
          <w:lang w:eastAsia="zh-CN"/>
        </w:rPr>
        <w:t>Laitin and Ramachandran 2016</w:t>
      </w:r>
      <w:r>
        <w:rPr>
          <w:rStyle w:val="24"/>
          <w:color w:val="000000" w:themeColor="text1"/>
        </w:rPr>
        <w:fldChar w:fldCharType="end"/>
      </w:r>
      <w:r>
        <w:rPr>
          <w:color w:val="000000" w:themeColor="text1"/>
          <w:lang w:eastAsia="zh-CN"/>
        </w:rPr>
        <w:t>)。 然而，不论是中国农村发展还是城镇化都进入了新阶段。 新阶段</w:t>
      </w:r>
      <w:ins w:id="242" w:author="ZhuMeng" w:date="2024-08-15T10:52:00Z">
        <w:r>
          <w:rPr>
            <w:rFonts w:hint="eastAsia"/>
            <w:color w:val="000000" w:themeColor="text1"/>
            <w:lang w:eastAsia="zh-CN"/>
          </w:rPr>
          <w:t>下的</w:t>
        </w:r>
      </w:ins>
      <w:del w:id="243" w:author="ZhuMeng" w:date="2024-08-15T10:52:00Z">
        <w:r>
          <w:rPr>
            <w:color w:val="000000" w:themeColor="text1"/>
            <w:lang w:eastAsia="zh-CN"/>
          </w:rPr>
          <w:delText>的</w:delText>
        </w:r>
      </w:del>
      <w:ins w:id="244" w:author="ZhuMeng" w:date="2024-08-15T10:52:00Z">
        <w:r>
          <w:rPr>
            <w:rFonts w:hint="eastAsia"/>
            <w:color w:val="000000" w:themeColor="text1"/>
            <w:lang w:eastAsia="zh-CN"/>
          </w:rPr>
          <w:t>共同富裕</w:t>
        </w:r>
      </w:ins>
      <w:del w:id="245" w:author="ZhuMeng" w:date="2024-08-15T10:52:00Z">
        <w:r>
          <w:rPr>
            <w:color w:val="000000" w:themeColor="text1"/>
            <w:lang w:eastAsia="zh-CN"/>
          </w:rPr>
          <w:delText>乡村振兴</w:delText>
        </w:r>
      </w:del>
      <w:r>
        <w:rPr>
          <w:color w:val="000000" w:themeColor="text1"/>
          <w:lang w:eastAsia="zh-CN"/>
        </w:rPr>
        <w:t>覆盖区域更广、时间跨度更长、目标维度更全，它不再只是从经济层面解决农民的贫困问题，而是一次以人才振兴为抓手</w:t>
      </w:r>
      <w:ins w:id="246" w:author="ZhuMeng" w:date="2024-08-15T10:52:00Z">
        <w:r>
          <w:rPr>
            <w:rFonts w:hint="eastAsia"/>
            <w:color w:val="000000" w:themeColor="text1"/>
            <w:lang w:eastAsia="zh-CN"/>
          </w:rPr>
          <w:t>，</w:t>
        </w:r>
      </w:ins>
      <w:r>
        <w:rPr>
          <w:color w:val="000000" w:themeColor="text1"/>
          <w:lang w:eastAsia="zh-CN"/>
        </w:rPr>
        <w:t>促进产业振兴、组织振兴、文化振兴和生态振兴的系统性建设，通过将语言的政治经济和社会文化职能与共同富裕的目标有机结合，实现全社会</w:t>
      </w:r>
      <w:del w:id="247" w:author="ZhuMeng" w:date="2024-08-15T10:52:00Z">
        <w:r>
          <w:rPr>
            <w:color w:val="000000" w:themeColor="text1"/>
            <w:lang w:eastAsia="zh-CN"/>
          </w:rPr>
          <w:delText>实现</w:delText>
        </w:r>
      </w:del>
      <w:r>
        <w:rPr>
          <w:color w:val="000000" w:themeColor="text1"/>
          <w:lang w:eastAsia="zh-CN"/>
        </w:rPr>
        <w:t>物质生活与精神生活的共同富裕。 在新阶段，如果治理主体仍然</w:t>
      </w:r>
      <w:ins w:id="248" w:author="ZhuMeng" w:date="2024-08-15T10:53:00Z">
        <w:r>
          <w:rPr>
            <w:rFonts w:hint="eastAsia"/>
            <w:color w:val="000000" w:themeColor="text1"/>
            <w:lang w:eastAsia="zh-CN"/>
          </w:rPr>
          <w:t>只是</w:t>
        </w:r>
      </w:ins>
      <w:del w:id="249" w:author="ZhuMeng" w:date="2024-08-15T10:53:00Z">
        <w:r>
          <w:rPr>
            <w:color w:val="000000" w:themeColor="text1"/>
            <w:lang w:eastAsia="zh-CN"/>
            <w:rPrChange w:id="250" w:author="ZhuMeng" w:date="2024-08-15T10:43:00Z">
              <w:rPr>
                <w:lang w:eastAsia="zh-CN"/>
              </w:rPr>
            </w:rPrChange>
          </w:rPr>
          <w:delText>只</w:delText>
        </w:r>
      </w:del>
      <w:r>
        <w:rPr>
          <w:color w:val="000000" w:themeColor="text1"/>
          <w:lang w:eastAsia="zh-CN"/>
          <w:rPrChange w:id="251" w:author="ZhuMeng" w:date="2024-08-15T10:43:00Z">
            <w:rPr>
              <w:lang w:eastAsia="zh-CN"/>
            </w:rPr>
          </w:rPrChange>
        </w:rPr>
        <w:t>关注语言对</w:t>
      </w:r>
      <w:del w:id="252" w:author="ZhuMeng" w:date="2024-08-15T10:53:00Z">
        <w:r>
          <w:rPr>
            <w:color w:val="000000" w:themeColor="text1"/>
            <w:lang w:eastAsia="zh-CN"/>
            <w:rPrChange w:id="253" w:author="ZhuMeng" w:date="2024-08-15T10:43:00Z">
              <w:rPr>
                <w:lang w:eastAsia="zh-CN"/>
              </w:rPr>
            </w:rPrChange>
          </w:rPr>
          <w:delText>基础</w:delText>
        </w:r>
      </w:del>
      <w:r>
        <w:rPr>
          <w:color w:val="000000" w:themeColor="text1"/>
          <w:lang w:eastAsia="zh-CN"/>
          <w:rPrChange w:id="254" w:author="ZhuMeng" w:date="2024-08-15T10:43:00Z">
            <w:rPr>
              <w:lang w:eastAsia="zh-CN"/>
            </w:rPr>
          </w:rPrChange>
        </w:rPr>
        <w:t>个体发展能力的</w:t>
      </w:r>
      <w:ins w:id="255" w:author="ZhuMeng" w:date="2024-08-15T10:53:00Z">
        <w:r>
          <w:rPr>
            <w:rFonts w:hint="eastAsia"/>
            <w:color w:val="000000" w:themeColor="text1"/>
            <w:lang w:eastAsia="zh-CN"/>
          </w:rPr>
          <w:t>基础性</w:t>
        </w:r>
      </w:ins>
      <w:r>
        <w:rPr>
          <w:color w:val="000000" w:themeColor="text1"/>
          <w:lang w:eastAsia="zh-CN"/>
          <w:rPrChange w:id="256" w:author="ZhuMeng" w:date="2024-08-15T10:43:00Z">
            <w:rPr>
              <w:lang w:eastAsia="zh-CN"/>
            </w:rPr>
          </w:rPrChange>
        </w:rPr>
        <w:t>作用，如在</w:t>
      </w:r>
      <w:r>
        <w:rPr>
          <w:color w:val="000000" w:themeColor="text1"/>
          <w:lang w:eastAsia="zh-CN"/>
          <w:rPrChange w:id="257" w:author="ZhuMeng" w:date="2024-08-15T10:43:00Z">
            <w:rPr>
              <w:lang w:eastAsia="zh-CN"/>
            </w:rPr>
          </w:rPrChange>
        </w:rPr>
        <w:t>“</w:t>
      </w:r>
      <w:r>
        <w:rPr>
          <w:color w:val="000000" w:themeColor="text1"/>
          <w:lang w:eastAsia="zh-CN"/>
          <w:rPrChange w:id="258" w:author="ZhuMeng" w:date="2024-08-15T10:43:00Z">
            <w:rPr>
              <w:lang w:eastAsia="zh-CN"/>
            </w:rPr>
          </w:rPrChange>
        </w:rPr>
        <w:t>推普脱贫攻坚</w:t>
      </w:r>
      <w:r>
        <w:rPr>
          <w:color w:val="000000" w:themeColor="text1"/>
          <w:lang w:eastAsia="zh-CN"/>
          <w:rPrChange w:id="259" w:author="ZhuMeng" w:date="2024-08-15T10:43:00Z">
            <w:rPr>
              <w:lang w:eastAsia="zh-CN"/>
            </w:rPr>
          </w:rPrChange>
        </w:rPr>
        <w:t>”</w:t>
      </w:r>
      <w:r>
        <w:rPr>
          <w:color w:val="000000" w:themeColor="text1"/>
          <w:lang w:eastAsia="zh-CN"/>
          <w:rPrChange w:id="260" w:author="ZhuMeng" w:date="2024-08-15T10:43:00Z">
            <w:rPr>
              <w:lang w:eastAsia="zh-CN"/>
            </w:rPr>
          </w:rPrChange>
        </w:rPr>
        <w:t>中的角色，那么其治理能力</w:t>
      </w:r>
      <w:ins w:id="261" w:author="ZhuMeng" w:date="2024-08-15T10:53:00Z">
        <w:r>
          <w:rPr>
            <w:rFonts w:hint="eastAsia"/>
            <w:color w:val="000000" w:themeColor="text1"/>
            <w:lang w:eastAsia="zh-CN"/>
          </w:rPr>
          <w:t>的</w:t>
        </w:r>
      </w:ins>
      <w:r>
        <w:rPr>
          <w:color w:val="000000" w:themeColor="text1"/>
          <w:lang w:eastAsia="zh-CN"/>
          <w:rPrChange w:id="262" w:author="ZhuMeng" w:date="2024-08-15T10:43:00Z">
            <w:rPr>
              <w:lang w:eastAsia="zh-CN"/>
            </w:rPr>
          </w:rPrChange>
        </w:rPr>
        <w:t>发挥</w:t>
      </w:r>
      <w:ins w:id="263" w:author="ZhuMeng" w:date="2024-08-15T10:53:00Z">
        <w:r>
          <w:rPr>
            <w:rFonts w:hint="eastAsia"/>
            <w:color w:val="000000" w:themeColor="text1"/>
            <w:lang w:eastAsia="zh-CN"/>
          </w:rPr>
          <w:t>则</w:t>
        </w:r>
      </w:ins>
      <w:del w:id="264" w:author="ZhuMeng" w:date="2024-08-15T10:53:00Z">
        <w:r>
          <w:rPr>
            <w:color w:val="000000" w:themeColor="text1"/>
            <w:lang w:eastAsia="zh-CN"/>
          </w:rPr>
          <w:delText>将是</w:delText>
        </w:r>
      </w:del>
      <w:r>
        <w:rPr>
          <w:color w:val="000000" w:themeColor="text1"/>
          <w:lang w:eastAsia="zh-CN"/>
        </w:rPr>
        <w:t>非常有限</w:t>
      </w:r>
      <w:del w:id="265" w:author="ZhuMeng" w:date="2024-08-15T10:53:00Z">
        <w:r>
          <w:rPr>
            <w:color w:val="000000" w:themeColor="text1"/>
            <w:lang w:eastAsia="zh-CN"/>
          </w:rPr>
          <w:delText>的</w:delText>
        </w:r>
      </w:del>
      <w:r>
        <w:rPr>
          <w:color w:val="000000" w:themeColor="text1"/>
          <w:lang w:eastAsia="zh-CN"/>
        </w:rPr>
        <w:t>。 基于语言治理的贯通性，至少有三个方向能使语言治理发挥更大的效能：</w:t>
      </w:r>
    </w:p>
    <w:p>
      <w:pPr>
        <w:pStyle w:val="3"/>
        <w:ind w:firstLine="480"/>
        <w:rPr>
          <w:color w:val="000000" w:themeColor="text1"/>
          <w:lang w:eastAsia="zh-CN"/>
          <w:rPrChange w:id="266" w:author="ZhuMeng" w:date="2024-08-15T10:43:00Z">
            <w:rPr>
              <w:lang w:eastAsia="zh-CN"/>
            </w:rPr>
          </w:rPrChange>
        </w:rPr>
      </w:pPr>
      <w:r>
        <w:rPr>
          <w:color w:val="000000" w:themeColor="text1"/>
          <w:lang w:eastAsia="zh-CN"/>
        </w:rPr>
        <w:t>首先，将语言资源转化为发展资源。 治理主体需要转变对语言治理效能的单一认识，在继续克服语言因素对乡村地区全面发展所产生</w:t>
      </w:r>
      <w:del w:id="267" w:author="ZhuMeng" w:date="2024-08-15T10:54:00Z">
        <w:r>
          <w:rPr>
            <w:color w:val="000000" w:themeColor="text1"/>
            <w:lang w:eastAsia="zh-CN"/>
          </w:rPr>
          <w:delText>的</w:delText>
        </w:r>
      </w:del>
      <w:r>
        <w:rPr>
          <w:color w:val="000000" w:themeColor="text1"/>
          <w:lang w:eastAsia="zh-CN"/>
        </w:rPr>
        <w:t>阻碍</w:t>
      </w:r>
      <w:ins w:id="268" w:author="ZhuMeng" w:date="2024-08-15T10:54:00Z">
        <w:r>
          <w:rPr>
            <w:rFonts w:hint="eastAsia"/>
            <w:color w:val="000000" w:themeColor="text1"/>
            <w:lang w:eastAsia="zh-CN"/>
          </w:rPr>
          <w:t>的</w:t>
        </w:r>
      </w:ins>
      <w:r>
        <w:rPr>
          <w:color w:val="000000" w:themeColor="text1"/>
          <w:lang w:eastAsia="zh-CN"/>
          <w:rPrChange w:id="269" w:author="ZhuMeng" w:date="2024-08-15T10:43:00Z">
            <w:rPr>
              <w:lang w:eastAsia="zh-CN"/>
            </w:rPr>
          </w:rPrChange>
        </w:rPr>
        <w:t>同时，推动乡村地区语言文化的振兴，进行语言生态的良性保护和语言资源的有效开发，将方言文化转化为经济添加剂和社会稳定剂，实现乡村的文化振兴和产业振兴，做好共同富裕的</w:t>
      </w:r>
      <w:r>
        <w:rPr>
          <w:color w:val="000000" w:themeColor="text1"/>
          <w:lang w:eastAsia="zh-CN"/>
          <w:rPrChange w:id="270" w:author="ZhuMeng" w:date="2024-08-15T10:43:00Z">
            <w:rPr>
              <w:lang w:eastAsia="zh-CN"/>
            </w:rPr>
          </w:rPrChange>
        </w:rPr>
        <w:t>“</w:t>
      </w:r>
      <w:r>
        <w:rPr>
          <w:color w:val="000000" w:themeColor="text1"/>
          <w:lang w:eastAsia="zh-CN"/>
          <w:rPrChange w:id="271" w:author="ZhuMeng" w:date="2024-08-15T10:43:00Z">
            <w:rPr>
              <w:lang w:eastAsia="zh-CN"/>
            </w:rPr>
          </w:rPrChange>
        </w:rPr>
        <w:t>语言文章</w:t>
      </w:r>
      <w:r>
        <w:rPr>
          <w:color w:val="000000" w:themeColor="text1"/>
          <w:lang w:eastAsia="zh-CN"/>
          <w:rPrChange w:id="272" w:author="ZhuMeng" w:date="2024-08-15T10:43:00Z">
            <w:rPr>
              <w:lang w:eastAsia="zh-CN"/>
            </w:rPr>
          </w:rPrChange>
        </w:rPr>
        <w:t>”</w:t>
      </w:r>
      <w:r>
        <w:rPr>
          <w:color w:val="000000" w:themeColor="text1"/>
          <w:lang w:eastAsia="zh-CN"/>
          <w:rPrChange w:id="273" w:author="ZhuMeng" w:date="2024-08-15T10:43:00Z">
            <w:rPr>
              <w:lang w:eastAsia="zh-CN"/>
            </w:rPr>
          </w:rPrChange>
        </w:rPr>
        <w:t>。</w:t>
      </w:r>
    </w:p>
    <w:p>
      <w:pPr>
        <w:pStyle w:val="3"/>
        <w:ind w:firstLine="480"/>
        <w:rPr>
          <w:color w:val="000000" w:themeColor="text1"/>
          <w:lang w:eastAsia="zh-CN"/>
          <w:rPrChange w:id="274" w:author="ZhuMeng" w:date="2024-08-15T10:43:00Z">
            <w:rPr>
              <w:lang w:eastAsia="zh-CN"/>
            </w:rPr>
          </w:rPrChange>
        </w:rPr>
      </w:pPr>
      <w:r>
        <w:rPr>
          <w:color w:val="000000" w:themeColor="text1"/>
          <w:lang w:eastAsia="zh-CN"/>
          <w:rPrChange w:id="275" w:author="ZhuMeng" w:date="2024-08-15T10:43:00Z">
            <w:rPr>
              <w:lang w:eastAsia="zh-CN"/>
            </w:rPr>
          </w:rPrChange>
        </w:rPr>
        <w:t>第二，以语言传承推动精神富裕。</w:t>
      </w:r>
      <w:r>
        <w:rPr>
          <w:color w:val="000000" w:themeColor="text1"/>
          <w:lang w:eastAsia="zh-CN"/>
          <w:rPrChange w:id="276" w:author="ZhuMeng" w:date="2024-08-15T10:43:00Z">
            <w:rPr>
              <w:lang w:eastAsia="zh-CN"/>
            </w:rPr>
          </w:rPrChange>
        </w:rPr>
        <w:t xml:space="preserve"> </w:t>
      </w:r>
      <w:r>
        <w:rPr>
          <w:color w:val="000000" w:themeColor="text1"/>
          <w:lang w:eastAsia="zh-CN"/>
          <w:rPrChange w:id="277" w:author="ZhuMeng" w:date="2024-08-15T10:43:00Z">
            <w:rPr>
              <w:lang w:eastAsia="zh-CN"/>
            </w:rPr>
          </w:rPrChange>
        </w:rPr>
        <w:t>中国优秀语言文化的传承创新有助于筑牢中华民族共同体意识，树立文化自觉，增强文化自信。</w:t>
      </w:r>
      <w:r>
        <w:rPr>
          <w:color w:val="000000" w:themeColor="text1"/>
          <w:lang w:eastAsia="zh-CN"/>
          <w:rPrChange w:id="278" w:author="ZhuMeng" w:date="2024-08-15T10:43:00Z">
            <w:rPr>
              <w:lang w:eastAsia="zh-CN"/>
            </w:rPr>
          </w:rPrChange>
        </w:rPr>
        <w:t xml:space="preserve"> </w:t>
      </w:r>
      <w:r>
        <w:rPr>
          <w:color w:val="000000" w:themeColor="text1"/>
          <w:lang w:eastAsia="zh-CN"/>
          <w:rPrChange w:id="279" w:author="ZhuMeng" w:date="2024-08-15T10:43:00Z">
            <w:rPr>
              <w:lang w:eastAsia="zh-CN"/>
            </w:rPr>
          </w:rPrChange>
        </w:rPr>
        <w:t>在语言政策制定中兼具宣传教育和审美功能，促使优秀语言文化进一步融入当代语言生活，丰富当前语言文字所蕴含的精神营养和价值意涵，从而培养精神富足和文化浸染的社会土壤。</w:t>
      </w:r>
    </w:p>
    <w:p>
      <w:pPr>
        <w:pStyle w:val="3"/>
        <w:ind w:firstLine="480"/>
        <w:rPr>
          <w:color w:val="000000" w:themeColor="text1"/>
          <w:lang w:eastAsia="zh-CN"/>
          <w:rPrChange w:id="280" w:author="ZhuMeng" w:date="2024-08-15T10:43:00Z">
            <w:rPr>
              <w:lang w:eastAsia="zh-CN"/>
            </w:rPr>
          </w:rPrChange>
        </w:rPr>
      </w:pPr>
      <w:r>
        <w:rPr>
          <w:color w:val="000000" w:themeColor="text1"/>
          <w:lang w:eastAsia="zh-CN"/>
          <w:rPrChange w:id="281" w:author="ZhuMeng" w:date="2024-08-15T10:43:00Z">
            <w:rPr>
              <w:lang w:eastAsia="zh-CN"/>
            </w:rPr>
          </w:rPrChange>
        </w:rPr>
        <w:t>最后，以语言技术赋能物质富裕。</w:t>
      </w:r>
      <w:r>
        <w:rPr>
          <w:color w:val="000000" w:themeColor="text1"/>
          <w:lang w:eastAsia="zh-CN"/>
          <w:rPrChange w:id="282" w:author="ZhuMeng" w:date="2024-08-15T10:43:00Z">
            <w:rPr>
              <w:lang w:eastAsia="zh-CN"/>
            </w:rPr>
          </w:rPrChange>
        </w:rPr>
        <w:t xml:space="preserve"> </w:t>
      </w:r>
      <w:r>
        <w:rPr>
          <w:color w:val="000000" w:themeColor="text1"/>
          <w:lang w:eastAsia="zh-CN"/>
          <w:rPrChange w:id="283" w:author="ZhuMeng" w:date="2024-08-15T10:43:00Z">
            <w:rPr>
              <w:lang w:eastAsia="zh-CN"/>
            </w:rPr>
          </w:rPrChange>
        </w:rPr>
        <w:t>作为一种基础性数据，语言文字是数字经济的关键要素之一。</w:t>
      </w:r>
      <w:r>
        <w:rPr>
          <w:color w:val="000000" w:themeColor="text1"/>
          <w:lang w:eastAsia="zh-CN"/>
          <w:rPrChange w:id="284" w:author="ZhuMeng" w:date="2024-08-15T10:43:00Z">
            <w:rPr>
              <w:lang w:eastAsia="zh-CN"/>
            </w:rPr>
          </w:rPrChange>
        </w:rPr>
        <w:t xml:space="preserve"> </w:t>
      </w:r>
      <w:r>
        <w:rPr>
          <w:color w:val="000000" w:themeColor="text1"/>
          <w:lang w:eastAsia="zh-CN"/>
          <w:rPrChange w:id="285" w:author="ZhuMeng" w:date="2024-08-15T10:43:00Z">
            <w:rPr>
              <w:lang w:eastAsia="zh-CN"/>
            </w:rPr>
          </w:rPrChange>
        </w:rPr>
        <w:t>智慧语言教学等技术的兴起增强了村民的语言传播能力和语言信息处理能力。</w:t>
      </w:r>
      <w:r>
        <w:rPr>
          <w:color w:val="000000" w:themeColor="text1"/>
          <w:lang w:eastAsia="zh-CN"/>
          <w:rPrChange w:id="286" w:author="ZhuMeng" w:date="2024-08-15T10:43:00Z">
            <w:rPr>
              <w:lang w:eastAsia="zh-CN"/>
            </w:rPr>
          </w:rPrChange>
        </w:rPr>
        <w:t xml:space="preserve"> </w:t>
      </w:r>
      <w:r>
        <w:rPr>
          <w:color w:val="000000" w:themeColor="text1"/>
          <w:lang w:eastAsia="zh-CN"/>
          <w:rPrChange w:id="287" w:author="ZhuMeng" w:date="2024-08-15T10:43:00Z">
            <w:rPr>
              <w:lang w:eastAsia="zh-CN"/>
            </w:rPr>
          </w:rPrChange>
        </w:rPr>
        <w:t>各地政府通过筹建本地语言文化资源库和语言博物馆、建立地方语言资源平台，拓展了语言技术的应用场景和应用深度，从而促进了语言新业态的产生和数字经济的高速发展，实现了</w:t>
      </w:r>
      <w:del w:id="288" w:author="ZhuMeng" w:date="2024-08-15T10:55:00Z">
        <w:r>
          <w:rPr>
            <w:color w:val="000000" w:themeColor="text1"/>
            <w:lang w:eastAsia="zh-CN"/>
            <w:rPrChange w:id="289" w:author="ZhuMeng" w:date="2024-08-15T10:43:00Z">
              <w:rPr>
                <w:lang w:eastAsia="zh-CN"/>
              </w:rPr>
            </w:rPrChange>
          </w:rPr>
          <w:delText>将</w:delText>
        </w:r>
      </w:del>
      <w:r>
        <w:rPr>
          <w:color w:val="000000" w:themeColor="text1"/>
          <w:lang w:eastAsia="zh-CN"/>
          <w:rPrChange w:id="290" w:author="ZhuMeng" w:date="2024-08-15T10:43:00Z">
            <w:rPr>
              <w:lang w:eastAsia="zh-CN"/>
            </w:rPr>
          </w:rPrChange>
        </w:rPr>
        <w:t>语言能力的提升与村民</w:t>
      </w:r>
      <w:del w:id="291" w:author="ZhuMeng" w:date="2024-08-15T10:56:00Z">
        <w:r>
          <w:rPr>
            <w:color w:val="000000" w:themeColor="text1"/>
            <w:lang w:eastAsia="zh-CN"/>
            <w:rPrChange w:id="292" w:author="ZhuMeng" w:date="2024-08-15T10:43:00Z">
              <w:rPr>
                <w:lang w:eastAsia="zh-CN"/>
              </w:rPr>
            </w:rPrChange>
          </w:rPr>
          <w:delText>的</w:delText>
        </w:r>
      </w:del>
      <w:r>
        <w:rPr>
          <w:color w:val="000000" w:themeColor="text1"/>
          <w:lang w:eastAsia="zh-CN"/>
          <w:rPrChange w:id="293" w:author="ZhuMeng" w:date="2024-08-15T10:43:00Z">
            <w:rPr>
              <w:lang w:eastAsia="zh-CN"/>
            </w:rPr>
          </w:rPrChange>
        </w:rPr>
        <w:t>全面发展</w:t>
      </w:r>
      <w:ins w:id="294" w:author="ZhuMeng" w:date="2024-08-15T10:56:00Z">
        <w:r>
          <w:rPr>
            <w:rFonts w:hint="eastAsia"/>
            <w:color w:val="000000" w:themeColor="text1"/>
            <w:lang w:eastAsia="zh-CN"/>
          </w:rPr>
          <w:t>的</w:t>
        </w:r>
      </w:ins>
      <w:del w:id="295" w:author="ZhuMeng" w:date="2024-08-15T10:56:00Z">
        <w:r>
          <w:rPr>
            <w:color w:val="000000" w:themeColor="text1"/>
            <w:lang w:eastAsia="zh-CN"/>
            <w:rPrChange w:id="296" w:author="ZhuMeng" w:date="2024-08-15T10:43:00Z">
              <w:rPr>
                <w:lang w:eastAsia="zh-CN"/>
              </w:rPr>
            </w:rPrChange>
          </w:rPr>
          <w:delText>相</w:delText>
        </w:r>
      </w:del>
      <w:r>
        <w:rPr>
          <w:color w:val="000000" w:themeColor="text1"/>
          <w:lang w:eastAsia="zh-CN"/>
          <w:rPrChange w:id="297" w:author="ZhuMeng" w:date="2024-08-15T10:43:00Z">
            <w:rPr>
              <w:lang w:eastAsia="zh-CN"/>
            </w:rPr>
          </w:rPrChange>
        </w:rPr>
        <w:t>结合，最终夯实了共同富裕的物质基础。</w:t>
      </w:r>
    </w:p>
    <w:bookmarkEnd w:id="6"/>
    <w:bookmarkEnd w:id="9"/>
    <w:p>
      <w:pPr>
        <w:pStyle w:val="2"/>
        <w:rPr>
          <w:color w:val="000000" w:themeColor="text1"/>
          <w:rPrChange w:id="298" w:author="ZhuMeng" w:date="2024-08-15T10:43:00Z">
            <w:rPr/>
          </w:rPrChange>
        </w:rPr>
      </w:pPr>
      <w:bookmarkStart w:id="10" w:name="总结与讨论"/>
      <w:r>
        <w:rPr>
          <w:color w:val="000000" w:themeColor="text1"/>
          <w:rPrChange w:id="299" w:author="ZhuMeng" w:date="2024-08-15T10:43:00Z">
            <w:rPr/>
          </w:rPrChange>
        </w:rPr>
        <w:t>总结与讨论</w:t>
      </w:r>
    </w:p>
    <w:p>
      <w:pPr>
        <w:pStyle w:val="27"/>
        <w:ind w:firstLine="480"/>
        <w:rPr>
          <w:color w:val="000000" w:themeColor="text1"/>
          <w:lang w:eastAsia="zh-CN"/>
        </w:rPr>
      </w:pPr>
      <w:r>
        <w:rPr>
          <w:color w:val="000000" w:themeColor="text1"/>
          <w:lang w:eastAsia="zh-CN"/>
          <w:rPrChange w:id="300" w:author="ZhuMeng" w:date="2024-08-15T10:43:00Z">
            <w:rPr>
              <w:lang w:eastAsia="zh-CN"/>
            </w:rPr>
          </w:rPrChange>
        </w:rPr>
        <w:t>本文从语言政治语言学视角，结合学科发展前沿成果，阐述语言在国家治理体系中扮演的国家、群体、个体多层治理效能，</w:t>
      </w:r>
      <w:del w:id="301" w:author="ZhuMeng" w:date="2024-08-15T10:56:00Z">
        <w:r>
          <w:rPr>
            <w:color w:val="000000" w:themeColor="text1"/>
            <w:lang w:eastAsia="zh-CN"/>
            <w:rPrChange w:id="302" w:author="ZhuMeng" w:date="2024-08-15T10:43:00Z">
              <w:rPr>
                <w:lang w:eastAsia="zh-CN"/>
              </w:rPr>
            </w:rPrChange>
          </w:rPr>
          <w:delText>并</w:delText>
        </w:r>
      </w:del>
      <w:r>
        <w:rPr>
          <w:color w:val="000000" w:themeColor="text1"/>
          <w:lang w:eastAsia="zh-CN"/>
          <w:rPrChange w:id="303" w:author="ZhuMeng" w:date="2024-08-15T10:43:00Z">
            <w:rPr>
              <w:lang w:eastAsia="zh-CN"/>
            </w:rPr>
          </w:rPrChange>
        </w:rPr>
        <w:t>揭示了通过语言治理实现治理贯通性的三种途径。</w:t>
      </w:r>
      <w:r>
        <w:rPr>
          <w:color w:val="000000" w:themeColor="text1"/>
          <w:lang w:eastAsia="zh-CN"/>
          <w:rPrChange w:id="304" w:author="ZhuMeng" w:date="2024-08-15T10:43:00Z">
            <w:rPr>
              <w:lang w:eastAsia="zh-CN"/>
            </w:rPr>
          </w:rPrChange>
        </w:rPr>
        <w:t xml:space="preserve"> </w:t>
      </w:r>
      <w:r>
        <w:rPr>
          <w:color w:val="000000" w:themeColor="text1"/>
          <w:lang w:eastAsia="zh-CN"/>
          <w:rPrChange w:id="305" w:author="ZhuMeng" w:date="2024-08-15T10:43:00Z">
            <w:rPr>
              <w:lang w:eastAsia="zh-CN"/>
            </w:rPr>
          </w:rPrChange>
        </w:rPr>
        <w:t>最后</w:t>
      </w:r>
      <w:ins w:id="306" w:author="ZhuMeng" w:date="2024-08-15T10:57:00Z">
        <w:r>
          <w:rPr>
            <w:rFonts w:hint="eastAsia"/>
            <w:color w:val="000000" w:themeColor="text1"/>
            <w:lang w:eastAsia="zh-CN"/>
          </w:rPr>
          <w:t>，</w:t>
        </w:r>
      </w:ins>
      <w:r>
        <w:rPr>
          <w:color w:val="000000" w:themeColor="text1"/>
          <w:lang w:eastAsia="zh-CN"/>
          <w:rPrChange w:id="307" w:author="ZhuMeng" w:date="2024-08-15T10:43:00Z">
            <w:rPr>
              <w:lang w:eastAsia="zh-CN"/>
            </w:rPr>
          </w:rPrChange>
        </w:rPr>
        <w:t>文章讨论在三个具体的治理场景中，语言治理的可应用方向和预期效果。</w:t>
      </w:r>
      <w:r>
        <w:rPr>
          <w:color w:val="000000" w:themeColor="text1"/>
          <w:lang w:eastAsia="zh-CN"/>
          <w:rPrChange w:id="308" w:author="ZhuMeng" w:date="2024-08-15T10:43:00Z">
            <w:rPr>
              <w:lang w:eastAsia="zh-CN"/>
            </w:rPr>
          </w:rPrChange>
        </w:rPr>
        <w:t xml:space="preserve"> </w:t>
      </w:r>
      <w:r>
        <w:rPr>
          <w:color w:val="000000" w:themeColor="text1"/>
          <w:lang w:eastAsia="zh-CN"/>
          <w:rPrChange w:id="309" w:author="ZhuMeng" w:date="2024-08-15T10:43:00Z">
            <w:rPr>
              <w:lang w:eastAsia="zh-CN"/>
            </w:rPr>
          </w:rPrChange>
        </w:rPr>
        <w:t>对于语言的治理意涵，虽然已有社会语言学和教育学学者</w:t>
      </w:r>
      <w:ins w:id="310" w:author="ZhuMeng" w:date="2024-08-15T10:57:00Z">
        <w:r>
          <w:rPr>
            <w:rFonts w:hint="eastAsia"/>
            <w:color w:val="000000" w:themeColor="text1"/>
            <w:lang w:eastAsia="zh-CN"/>
          </w:rPr>
          <w:t>的</w:t>
        </w:r>
      </w:ins>
      <w:del w:id="311" w:author="ZhuMeng" w:date="2024-08-15T10:57:00Z">
        <w:r>
          <w:rPr>
            <w:color w:val="000000" w:themeColor="text1"/>
            <w:lang w:eastAsia="zh-CN"/>
            <w:rPrChange w:id="312" w:author="ZhuMeng" w:date="2024-08-15T10:43:00Z">
              <w:rPr>
                <w:lang w:eastAsia="zh-CN"/>
              </w:rPr>
            </w:rPrChange>
          </w:rPr>
          <w:delText>有所</w:delText>
        </w:r>
      </w:del>
      <w:r>
        <w:rPr>
          <w:color w:val="000000" w:themeColor="text1"/>
          <w:lang w:eastAsia="zh-CN"/>
          <w:rPrChange w:id="313" w:author="ZhuMeng" w:date="2024-08-15T10:43:00Z">
            <w:rPr>
              <w:lang w:eastAsia="zh-CN"/>
            </w:rPr>
          </w:rPrChange>
        </w:rPr>
        <w:t>关注，但本文从政治学视角出发，提供了对语言的治理效能和</w:t>
      </w:r>
      <w:ins w:id="314" w:author="ZhuMeng" w:date="2024-08-15T10:58:00Z">
        <w:r>
          <w:rPr>
            <w:rFonts w:hint="eastAsia"/>
            <w:color w:val="000000" w:themeColor="text1"/>
            <w:lang w:eastAsia="zh-CN"/>
          </w:rPr>
          <w:t>治理</w:t>
        </w:r>
      </w:ins>
      <w:r>
        <w:rPr>
          <w:color w:val="000000" w:themeColor="text1"/>
          <w:lang w:eastAsia="zh-CN"/>
          <w:rPrChange w:id="315" w:author="ZhuMeng" w:date="2024-08-15T10:43:00Z">
            <w:rPr>
              <w:lang w:eastAsia="zh-CN"/>
            </w:rPr>
          </w:rPrChange>
        </w:rPr>
        <w:t>机制的系统</w:t>
      </w:r>
      <w:ins w:id="316" w:author="ZhuMeng" w:date="2024-08-15T10:58:00Z">
        <w:r>
          <w:rPr>
            <w:rFonts w:hint="eastAsia"/>
            <w:color w:val="000000" w:themeColor="text1"/>
            <w:lang w:eastAsia="zh-CN"/>
          </w:rPr>
          <w:t>性</w:t>
        </w:r>
      </w:ins>
      <w:r>
        <w:rPr>
          <w:color w:val="000000" w:themeColor="text1"/>
          <w:lang w:eastAsia="zh-CN"/>
          <w:rPrChange w:id="317" w:author="ZhuMeng" w:date="2024-08-15T10:43:00Z">
            <w:rPr>
              <w:lang w:eastAsia="zh-CN"/>
            </w:rPr>
          </w:rPrChange>
        </w:rPr>
        <w:t>认识，体现了基于语言功能的不同治理策略，为思考如何切实实现民族平等、有效引导公民参与、降低治理难度</w:t>
      </w:r>
      <w:ins w:id="318" w:author="ZhuMeng" w:date="2024-08-15T10:59:00Z">
        <w:r>
          <w:rPr>
            <w:rFonts w:hint="eastAsia"/>
            <w:color w:val="000000" w:themeColor="text1"/>
            <w:lang w:eastAsia="zh-CN"/>
          </w:rPr>
          <w:t>贡献</w:t>
        </w:r>
      </w:ins>
      <w:del w:id="319" w:author="ZhuMeng" w:date="2024-08-15T10:59:00Z">
        <w:r>
          <w:rPr>
            <w:color w:val="000000" w:themeColor="text1"/>
            <w:lang w:eastAsia="zh-CN"/>
            <w:rPrChange w:id="320" w:author="ZhuMeng" w:date="2024-08-15T10:43:00Z">
              <w:rPr>
                <w:lang w:eastAsia="zh-CN"/>
              </w:rPr>
            </w:rPrChange>
          </w:rPr>
          <w:delText>提供</w:delText>
        </w:r>
      </w:del>
      <w:r>
        <w:rPr>
          <w:color w:val="000000" w:themeColor="text1"/>
          <w:lang w:eastAsia="zh-CN"/>
          <w:rPrChange w:id="321" w:author="ZhuMeng" w:date="2024-08-15T10:43:00Z">
            <w:rPr>
              <w:lang w:eastAsia="zh-CN"/>
            </w:rPr>
          </w:rPrChange>
        </w:rPr>
        <w:t>了新思路。</w:t>
      </w:r>
      <w:r>
        <w:rPr>
          <w:color w:val="000000" w:themeColor="text1"/>
          <w:lang w:eastAsia="zh-CN"/>
          <w:rPrChange w:id="322" w:author="ZhuMeng" w:date="2024-08-15T10:43:00Z">
            <w:rPr>
              <w:lang w:eastAsia="zh-CN"/>
            </w:rPr>
          </w:rPrChange>
        </w:rPr>
        <w:t xml:space="preserve"> </w:t>
      </w:r>
      <w:r>
        <w:rPr>
          <w:color w:val="000000" w:themeColor="text1"/>
          <w:lang w:eastAsia="zh-CN"/>
          <w:rPrChange w:id="323" w:author="ZhuMeng" w:date="2024-08-15T10:43:00Z">
            <w:rPr>
              <w:lang w:eastAsia="zh-CN"/>
            </w:rPr>
          </w:rPrChange>
        </w:rPr>
        <w:t>本文</w:t>
      </w:r>
      <w:ins w:id="324" w:author="ZhuMeng" w:date="2024-08-15T11:00:00Z">
        <w:r>
          <w:rPr>
            <w:rFonts w:hint="eastAsia"/>
            <w:color w:val="000000" w:themeColor="text1"/>
            <w:lang w:eastAsia="zh-CN"/>
          </w:rPr>
          <w:t>通过</w:t>
        </w:r>
      </w:ins>
      <w:ins w:id="325" w:author="ZhuMeng" w:date="2024-08-15T11:02:00Z">
        <w:r>
          <w:rPr>
            <w:rFonts w:hint="eastAsia"/>
            <w:color w:val="000000" w:themeColor="text1"/>
            <w:lang w:eastAsia="zh-CN"/>
          </w:rPr>
          <w:t>表明</w:t>
        </w:r>
      </w:ins>
      <w:del w:id="326" w:author="ZhuMeng" w:date="2024-08-15T11:00:00Z">
        <w:r>
          <w:rPr>
            <w:color w:val="000000" w:themeColor="text1"/>
            <w:lang w:eastAsia="zh-CN"/>
            <w:rPrChange w:id="327" w:author="ZhuMeng" w:date="2024-08-15T10:43:00Z">
              <w:rPr>
                <w:lang w:eastAsia="zh-CN"/>
              </w:rPr>
            </w:rPrChange>
          </w:rPr>
          <w:delText>将</w:delText>
        </w:r>
      </w:del>
      <w:r>
        <w:rPr>
          <w:color w:val="000000" w:themeColor="text1"/>
          <w:lang w:eastAsia="zh-CN"/>
          <w:rPrChange w:id="328" w:author="ZhuMeng" w:date="2024-08-15T10:43:00Z">
            <w:rPr>
              <w:lang w:eastAsia="zh-CN"/>
            </w:rPr>
          </w:rPrChange>
        </w:rPr>
        <w:t>语言</w:t>
      </w:r>
      <w:del w:id="329" w:author="ZhuMeng" w:date="2024-08-15T11:00:00Z">
        <w:r>
          <w:rPr>
            <w:color w:val="000000" w:themeColor="text1"/>
            <w:lang w:eastAsia="zh-CN"/>
            <w:rPrChange w:id="330" w:author="ZhuMeng" w:date="2024-08-15T10:43:00Z">
              <w:rPr>
                <w:lang w:eastAsia="zh-CN"/>
              </w:rPr>
            </w:rPrChange>
          </w:rPr>
          <w:delText>面向</w:delText>
        </w:r>
      </w:del>
      <w:r>
        <w:rPr>
          <w:color w:val="000000" w:themeColor="text1"/>
          <w:lang w:eastAsia="zh-CN"/>
          <w:rPrChange w:id="331" w:author="ZhuMeng" w:date="2024-08-15T10:43:00Z">
            <w:rPr>
              <w:lang w:eastAsia="zh-CN"/>
            </w:rPr>
          </w:rPrChange>
        </w:rPr>
        <w:t>在推进国家治理体系和</w:t>
      </w:r>
      <w:ins w:id="332" w:author="ZhuMeng" w:date="2024-08-15T11:01:00Z">
        <w:r>
          <w:rPr>
            <w:rFonts w:hint="eastAsia"/>
            <w:color w:val="000000" w:themeColor="text1"/>
            <w:lang w:eastAsia="zh-CN"/>
          </w:rPr>
          <w:t>提高</w:t>
        </w:r>
      </w:ins>
      <w:r>
        <w:rPr>
          <w:color w:val="000000" w:themeColor="text1"/>
          <w:lang w:eastAsia="zh-CN"/>
          <w:rPrChange w:id="333" w:author="ZhuMeng" w:date="2024-08-15T10:43:00Z">
            <w:rPr>
              <w:lang w:eastAsia="zh-CN"/>
            </w:rPr>
          </w:rPrChange>
        </w:rPr>
        <w:t>治理能力现代化的</w:t>
      </w:r>
      <w:ins w:id="334" w:author="ZhuMeng" w:date="2024-08-15T11:00:00Z">
        <w:r>
          <w:rPr>
            <w:rFonts w:hint="eastAsia"/>
            <w:color w:val="000000" w:themeColor="text1"/>
            <w:lang w:eastAsia="zh-CN"/>
          </w:rPr>
          <w:t>具体</w:t>
        </w:r>
      </w:ins>
      <w:r>
        <w:rPr>
          <w:color w:val="000000" w:themeColor="text1"/>
          <w:lang w:eastAsia="zh-CN"/>
          <w:rPrChange w:id="335" w:author="ZhuMeng" w:date="2024-08-15T10:43:00Z">
            <w:rPr>
              <w:lang w:eastAsia="zh-CN"/>
            </w:rPr>
          </w:rPrChange>
        </w:rPr>
        <w:t>情境</w:t>
      </w:r>
      <w:del w:id="336" w:author="ZhuMeng" w:date="2024-08-15T11:02:00Z">
        <w:r>
          <w:rPr>
            <w:color w:val="000000" w:themeColor="text1"/>
            <w:lang w:eastAsia="zh-CN"/>
            <w:rPrChange w:id="337" w:author="ZhuMeng" w:date="2024-08-15T10:43:00Z">
              <w:rPr>
                <w:lang w:eastAsia="zh-CN"/>
              </w:rPr>
            </w:rPrChange>
          </w:rPr>
          <w:delText>中</w:delText>
        </w:r>
      </w:del>
      <w:del w:id="338" w:author="ZhuMeng" w:date="2024-08-15T11:01:00Z">
        <w:r>
          <w:rPr>
            <w:color w:val="000000" w:themeColor="text1"/>
            <w:lang w:eastAsia="zh-CN"/>
            <w:rPrChange w:id="339" w:author="ZhuMeng" w:date="2024-08-15T10:43:00Z">
              <w:rPr>
                <w:lang w:eastAsia="zh-CN"/>
              </w:rPr>
            </w:rPrChange>
          </w:rPr>
          <w:delText>进行研究</w:delText>
        </w:r>
      </w:del>
      <w:r>
        <w:rPr>
          <w:color w:val="000000" w:themeColor="text1"/>
          <w:lang w:eastAsia="zh-CN"/>
          <w:rPrChange w:id="340" w:author="ZhuMeng" w:date="2024-08-15T10:43:00Z">
            <w:rPr>
              <w:lang w:eastAsia="zh-CN"/>
            </w:rPr>
          </w:rPrChange>
        </w:rPr>
        <w:t>，</w:t>
      </w:r>
      <w:ins w:id="341" w:author="ZhuMeng" w:date="2024-08-15T11:03:00Z">
        <w:r>
          <w:rPr>
            <w:rFonts w:hint="eastAsia"/>
            <w:color w:val="000000" w:themeColor="text1"/>
            <w:lang w:eastAsia="zh-CN"/>
          </w:rPr>
          <w:t>阐述了</w:t>
        </w:r>
      </w:ins>
      <w:del w:id="342" w:author="ZhuMeng" w:date="2024-08-15T11:00:00Z">
        <w:r>
          <w:rPr>
            <w:color w:val="000000" w:themeColor="text1"/>
            <w:lang w:eastAsia="zh-CN"/>
            <w:rPrChange w:id="343" w:author="ZhuMeng" w:date="2024-08-15T10:43:00Z">
              <w:rPr>
                <w:lang w:eastAsia="zh-CN"/>
              </w:rPr>
            </w:rPrChange>
          </w:rPr>
          <w:delText>提供</w:delText>
        </w:r>
      </w:del>
      <w:del w:id="344" w:author="ZhuMeng" w:date="2024-08-15T11:03:00Z">
        <w:r>
          <w:rPr>
            <w:color w:val="000000" w:themeColor="text1"/>
            <w:lang w:eastAsia="zh-CN"/>
            <w:rPrChange w:id="345" w:author="ZhuMeng" w:date="2024-08-15T10:43:00Z">
              <w:rPr>
                <w:lang w:eastAsia="zh-CN"/>
              </w:rPr>
            </w:rPrChange>
          </w:rPr>
          <w:delText>了</w:delText>
        </w:r>
      </w:del>
      <w:r>
        <w:rPr>
          <w:color w:val="000000" w:themeColor="text1"/>
          <w:lang w:eastAsia="zh-CN"/>
          <w:rPrChange w:id="346" w:author="ZhuMeng" w:date="2024-08-15T10:43:00Z">
            <w:rPr>
              <w:lang w:eastAsia="zh-CN"/>
            </w:rPr>
          </w:rPrChange>
        </w:rPr>
        <w:t>新的视角来审视如权力动态、公共政策</w:t>
      </w:r>
      <w:ins w:id="347" w:author="ZhuMeng" w:date="2024-08-15T11:00:00Z">
        <w:r>
          <w:rPr>
            <w:rFonts w:hint="eastAsia"/>
            <w:color w:val="000000" w:themeColor="text1"/>
            <w:lang w:eastAsia="zh-CN"/>
          </w:rPr>
          <w:t>以</w:t>
        </w:r>
      </w:ins>
      <w:r>
        <w:rPr>
          <w:color w:val="000000" w:themeColor="text1"/>
          <w:lang w:eastAsia="zh-CN"/>
        </w:rPr>
        <w:t>及公民与国家的关系等传统的政治科学议题</w:t>
      </w:r>
      <w:ins w:id="348" w:author="ZhuMeng" w:date="2024-08-15T11:04:00Z">
        <w:r>
          <w:rPr>
            <w:rFonts w:hint="eastAsia"/>
            <w:color w:val="000000" w:themeColor="text1"/>
            <w:lang w:eastAsia="zh-CN"/>
          </w:rPr>
          <w:t>。与此同时，文章</w:t>
        </w:r>
      </w:ins>
      <w:del w:id="349" w:author="ZhuMeng" w:date="2024-08-15T11:03:00Z">
        <w:r>
          <w:rPr>
            <w:color w:val="000000" w:themeColor="text1"/>
            <w:lang w:eastAsia="zh-CN"/>
          </w:rPr>
          <w:delText>，</w:delText>
        </w:r>
      </w:del>
      <w:ins w:id="350" w:author="ZhuMeng" w:date="2024-08-15T11:04:00Z">
        <w:r>
          <w:rPr>
            <w:rFonts w:hint="eastAsia"/>
            <w:color w:val="000000" w:themeColor="text1"/>
            <w:lang w:eastAsia="zh-CN"/>
          </w:rPr>
          <w:t>通过</w:t>
        </w:r>
      </w:ins>
      <w:del w:id="351" w:author="ZhuMeng" w:date="2024-08-15T11:04:00Z">
        <w:r>
          <w:rPr>
            <w:color w:val="000000" w:themeColor="text1"/>
            <w:lang w:eastAsia="zh-CN"/>
            <w:rPrChange w:id="352" w:author="ZhuMeng" w:date="2024-08-15T10:43:00Z">
              <w:rPr>
                <w:lang w:eastAsia="zh-CN"/>
              </w:rPr>
            </w:rPrChange>
          </w:rPr>
          <w:delText>力图</w:delText>
        </w:r>
      </w:del>
      <w:r>
        <w:rPr>
          <w:color w:val="000000" w:themeColor="text1"/>
          <w:lang w:eastAsia="zh-CN"/>
          <w:rPrChange w:id="353" w:author="ZhuMeng" w:date="2024-08-15T10:43:00Z">
            <w:rPr>
              <w:lang w:eastAsia="zh-CN"/>
            </w:rPr>
          </w:rPrChange>
        </w:rPr>
        <w:t>将认知</w:t>
      </w:r>
      <w:del w:id="354" w:author="ZhuMeng" w:date="2024-08-15T11:02:00Z">
        <w:r>
          <w:rPr>
            <w:color w:val="000000" w:themeColor="text1"/>
            <w:lang w:eastAsia="zh-CN"/>
            <w:rPrChange w:id="355" w:author="ZhuMeng" w:date="2024-08-15T10:43:00Z">
              <w:rPr>
                <w:lang w:eastAsia="zh-CN"/>
              </w:rPr>
            </w:rPrChange>
          </w:rPr>
          <w:delText>和</w:delText>
        </w:r>
      </w:del>
      <w:r>
        <w:rPr>
          <w:color w:val="000000" w:themeColor="text1"/>
          <w:lang w:eastAsia="zh-CN"/>
          <w:rPrChange w:id="356" w:author="ZhuMeng" w:date="2024-08-15T10:43:00Z">
            <w:rPr>
              <w:lang w:eastAsia="zh-CN"/>
            </w:rPr>
          </w:rPrChange>
        </w:rPr>
        <w:t>心理学的洞见融入到对语言治理意涵的理解中</w:t>
      </w:r>
      <w:ins w:id="357" w:author="ZhuMeng" w:date="2024-08-15T11:03:00Z">
        <w:r>
          <w:rPr>
            <w:rFonts w:hint="eastAsia"/>
            <w:color w:val="000000" w:themeColor="text1"/>
            <w:lang w:eastAsia="zh-CN"/>
          </w:rPr>
          <w:t>，展现出</w:t>
        </w:r>
      </w:ins>
      <w:del w:id="358" w:author="ZhuMeng" w:date="2024-08-15T11:03:00Z">
        <w:r>
          <w:rPr>
            <w:color w:val="000000" w:themeColor="text1"/>
            <w:lang w:eastAsia="zh-CN"/>
          </w:rPr>
          <w:delText>，更系统展现了</w:delText>
        </w:r>
      </w:del>
      <w:r>
        <w:rPr>
          <w:color w:val="000000" w:themeColor="text1"/>
          <w:lang w:eastAsia="zh-CN"/>
        </w:rPr>
        <w:t>细致入微的语言管理策略</w:t>
      </w:r>
      <w:ins w:id="359" w:author="ZhuMeng" w:date="2024-08-15T11:04:00Z">
        <w:r>
          <w:rPr>
            <w:rFonts w:hint="eastAsia"/>
            <w:color w:val="000000" w:themeColor="text1"/>
            <w:lang w:eastAsia="zh-CN"/>
          </w:rPr>
          <w:t>对于</w:t>
        </w:r>
      </w:ins>
      <w:del w:id="360" w:author="ZhuMeng" w:date="2024-08-15T11:04:00Z">
        <w:r>
          <w:rPr>
            <w:color w:val="000000" w:themeColor="text1"/>
            <w:lang w:eastAsia="zh-CN"/>
          </w:rPr>
          <w:delText>可以帮助</w:delText>
        </w:r>
      </w:del>
      <w:r>
        <w:rPr>
          <w:color w:val="000000" w:themeColor="text1"/>
          <w:lang w:eastAsia="zh-CN"/>
        </w:rPr>
        <w:t>缓解</w:t>
      </w:r>
      <w:ins w:id="361" w:author="ZhuMeng" w:date="2024-08-15T11:04:00Z">
        <w:r>
          <w:rPr>
            <w:rFonts w:hint="eastAsia"/>
            <w:color w:val="000000" w:themeColor="text1"/>
            <w:lang w:eastAsia="zh-CN"/>
          </w:rPr>
          <w:t>族群</w:t>
        </w:r>
      </w:ins>
      <w:r>
        <w:rPr>
          <w:color w:val="000000" w:themeColor="text1"/>
          <w:lang w:eastAsia="zh-CN"/>
        </w:rPr>
        <w:t>冲突、促进社会凝聚力，</w:t>
      </w:r>
      <w:ins w:id="362" w:author="ZhuMeng" w:date="2024-08-15T11:05:00Z">
        <w:r>
          <w:rPr>
            <w:rFonts w:hint="eastAsia"/>
            <w:color w:val="000000" w:themeColor="text1"/>
            <w:lang w:eastAsia="zh-CN"/>
          </w:rPr>
          <w:t>进而</w:t>
        </w:r>
      </w:ins>
      <w:del w:id="363" w:author="ZhuMeng" w:date="2024-08-15T11:04:00Z">
        <w:r>
          <w:rPr>
            <w:color w:val="000000" w:themeColor="text1"/>
            <w:lang w:eastAsia="zh-CN"/>
          </w:rPr>
          <w:delText>并</w:delText>
        </w:r>
      </w:del>
      <w:r>
        <w:rPr>
          <w:color w:val="000000" w:themeColor="text1"/>
          <w:lang w:eastAsia="zh-CN"/>
        </w:rPr>
        <w:t>增强政府权威</w:t>
      </w:r>
      <w:del w:id="364" w:author="ZhuMeng" w:date="2024-08-15T11:05:00Z">
        <w:r>
          <w:rPr>
            <w:color w:val="000000" w:themeColor="text1"/>
            <w:lang w:eastAsia="zh-CN"/>
          </w:rPr>
          <w:delText>的</w:delText>
        </w:r>
      </w:del>
      <w:r>
        <w:rPr>
          <w:color w:val="000000" w:themeColor="text1"/>
          <w:lang w:eastAsia="zh-CN"/>
        </w:rPr>
        <w:t>合法性</w:t>
      </w:r>
      <w:ins w:id="365" w:author="ZhuMeng" w:date="2024-08-15T11:05:00Z">
        <w:r>
          <w:rPr>
            <w:rFonts w:hint="eastAsia"/>
            <w:color w:val="000000" w:themeColor="text1"/>
            <w:lang w:eastAsia="zh-CN"/>
          </w:rPr>
          <w:t>的必要性和重要性</w:t>
        </w:r>
      </w:ins>
      <w:r>
        <w:rPr>
          <w:color w:val="000000" w:themeColor="text1"/>
          <w:lang w:eastAsia="zh-CN"/>
        </w:rPr>
        <w:t>。 随着我们继续在复杂的社会和政治环境中前行，战略性的语言治理将在维持稳定和促进包容性发展中扮演</w:t>
      </w:r>
      <w:ins w:id="366" w:author="ZhuMeng" w:date="2024-08-15T11:05:00Z">
        <w:r>
          <w:rPr>
            <w:rFonts w:hint="eastAsia"/>
            <w:color w:val="000000" w:themeColor="text1"/>
            <w:lang w:eastAsia="zh-CN"/>
          </w:rPr>
          <w:t>更为</w:t>
        </w:r>
      </w:ins>
      <w:r>
        <w:rPr>
          <w:color w:val="000000" w:themeColor="text1"/>
          <w:lang w:eastAsia="zh-CN"/>
        </w:rPr>
        <w:t>关键</w:t>
      </w:r>
      <w:ins w:id="367" w:author="ZhuMeng" w:date="2024-08-15T11:05:00Z">
        <w:r>
          <w:rPr>
            <w:rFonts w:hint="eastAsia"/>
            <w:color w:val="000000" w:themeColor="text1"/>
            <w:lang w:eastAsia="zh-CN"/>
          </w:rPr>
          <w:t>的</w:t>
        </w:r>
      </w:ins>
      <w:r>
        <w:rPr>
          <w:color w:val="000000" w:themeColor="text1"/>
          <w:lang w:eastAsia="zh-CN"/>
        </w:rPr>
        <w:t>角色。</w:t>
      </w:r>
    </w:p>
    <w:p>
      <w:pPr>
        <w:pStyle w:val="3"/>
        <w:ind w:firstLine="480"/>
        <w:rPr>
          <w:color w:val="000000" w:themeColor="text1"/>
          <w:lang w:eastAsia="zh-CN"/>
          <w:rPrChange w:id="368" w:author="ZhuMeng" w:date="2024-08-15T10:43:00Z">
            <w:rPr>
              <w:lang w:eastAsia="zh-CN"/>
            </w:rPr>
          </w:rPrChange>
        </w:rPr>
      </w:pPr>
      <w:del w:id="369" w:author="ZhuMeng" w:date="2024-08-15T11:06:00Z">
        <w:r>
          <w:rPr>
            <w:rFonts w:hint="eastAsia"/>
            <w:color w:val="000000" w:themeColor="text1"/>
            <w:lang w:eastAsia="zh-CN"/>
          </w:rPr>
          <w:delText>对于结合</w:delText>
        </w:r>
      </w:del>
      <w:ins w:id="370" w:author="ZhuMeng" w:date="2024-08-15T11:06:00Z">
        <w:r>
          <w:rPr>
            <w:rFonts w:hint="eastAsia"/>
            <w:color w:val="000000" w:themeColor="text1"/>
            <w:lang w:eastAsia="zh-CN"/>
          </w:rPr>
          <w:t>本文对具体</w:t>
        </w:r>
      </w:ins>
      <w:r>
        <w:rPr>
          <w:color w:val="000000" w:themeColor="text1"/>
          <w:lang w:eastAsia="zh-CN"/>
        </w:rPr>
        <w:t>治理</w:t>
      </w:r>
      <w:ins w:id="371" w:author="ZhuMeng" w:date="2024-08-15T11:06:00Z">
        <w:r>
          <w:rPr>
            <w:rFonts w:hint="eastAsia"/>
            <w:color w:val="000000" w:themeColor="text1"/>
            <w:lang w:eastAsia="zh-CN"/>
          </w:rPr>
          <w:t>情景</w:t>
        </w:r>
      </w:ins>
      <w:del w:id="372" w:author="ZhuMeng" w:date="2024-08-15T11:06:00Z">
        <w:r>
          <w:rPr>
            <w:color w:val="000000" w:themeColor="text1"/>
            <w:lang w:eastAsia="zh-CN"/>
          </w:rPr>
          <w:delText>场景</w:delText>
        </w:r>
      </w:del>
      <w:r>
        <w:rPr>
          <w:color w:val="000000" w:themeColor="text1"/>
          <w:lang w:eastAsia="zh-CN"/>
        </w:rPr>
        <w:t>的讨论</w:t>
      </w:r>
      <w:ins w:id="373" w:author="ZhuMeng" w:date="2024-08-15T11:06:00Z">
        <w:r>
          <w:rPr>
            <w:rFonts w:hint="eastAsia"/>
            <w:color w:val="000000" w:themeColor="text1"/>
            <w:lang w:eastAsia="zh-CN"/>
          </w:rPr>
          <w:t>表明</w:t>
        </w:r>
      </w:ins>
      <w:del w:id="374" w:author="ZhuMeng" w:date="2024-08-15T11:06:00Z">
        <w:r>
          <w:rPr>
            <w:color w:val="000000" w:themeColor="text1"/>
            <w:lang w:eastAsia="zh-CN"/>
            <w:rPrChange w:id="375" w:author="ZhuMeng" w:date="2024-08-15T10:43:00Z">
              <w:rPr>
                <w:lang w:eastAsia="zh-CN"/>
              </w:rPr>
            </w:rPrChange>
          </w:rPr>
          <w:delText>探索</w:delText>
        </w:r>
      </w:del>
      <w:r>
        <w:rPr>
          <w:color w:val="000000" w:themeColor="text1"/>
          <w:lang w:eastAsia="zh-CN"/>
          <w:rPrChange w:id="376" w:author="ZhuMeng" w:date="2024-08-15T10:43:00Z">
            <w:rPr>
              <w:lang w:eastAsia="zh-CN"/>
            </w:rPr>
          </w:rPrChange>
        </w:rPr>
        <w:t>了语言治理与新时期中国政治发展的关系，丰富了语言治理在新时期国家治理体系中的应用场景，有助于加深</w:t>
      </w:r>
      <w:ins w:id="377" w:author="ZhuMeng" w:date="2024-08-15T11:07:00Z">
        <w:r>
          <w:rPr>
            <w:rFonts w:hint="eastAsia"/>
            <w:color w:val="000000" w:themeColor="text1"/>
            <w:lang w:eastAsia="zh-CN"/>
          </w:rPr>
          <w:t>民众</w:t>
        </w:r>
      </w:ins>
      <w:r>
        <w:rPr>
          <w:color w:val="000000" w:themeColor="text1"/>
          <w:lang w:eastAsia="zh-CN"/>
          <w:rPrChange w:id="378" w:author="ZhuMeng" w:date="2024-08-15T10:43:00Z">
            <w:rPr>
              <w:lang w:eastAsia="zh-CN"/>
            </w:rPr>
          </w:rPrChange>
        </w:rPr>
        <w:t>对语言政治和语言规划的理解，为制定合理的语言政策和教育政策提供借鉴，在学术和治理实践上都具有重要启示：</w:t>
      </w:r>
    </w:p>
    <w:p>
      <w:pPr>
        <w:pStyle w:val="3"/>
        <w:ind w:firstLine="480"/>
        <w:rPr>
          <w:color w:val="000000" w:themeColor="text1"/>
          <w:lang w:eastAsia="zh-CN"/>
          <w:rPrChange w:id="379" w:author="ZhuMeng" w:date="2024-08-15T10:43:00Z">
            <w:rPr>
              <w:lang w:eastAsia="zh-CN"/>
            </w:rPr>
          </w:rPrChange>
        </w:rPr>
      </w:pPr>
      <w:r>
        <w:rPr>
          <w:color w:val="000000" w:themeColor="text1"/>
          <w:lang w:eastAsia="zh-CN"/>
          <w:rPrChange w:id="380" w:author="ZhuMeng" w:date="2024-08-15T10:43:00Z">
            <w:rPr>
              <w:lang w:eastAsia="zh-CN"/>
            </w:rPr>
          </w:rPrChange>
        </w:rPr>
        <w:t>首先，</w:t>
      </w:r>
      <w:ins w:id="381" w:author="ZhuMeng" w:date="2024-08-15T11:07:00Z">
        <w:r>
          <w:rPr>
            <w:rFonts w:hint="eastAsia"/>
            <w:color w:val="000000" w:themeColor="text1"/>
            <w:lang w:eastAsia="zh-CN"/>
          </w:rPr>
          <w:t>语言治理要</w:t>
        </w:r>
      </w:ins>
      <w:r>
        <w:rPr>
          <w:color w:val="000000" w:themeColor="text1"/>
          <w:lang w:eastAsia="zh-CN"/>
          <w:rPrChange w:id="382" w:author="ZhuMeng" w:date="2024-08-15T10:43:00Z">
            <w:rPr>
              <w:lang w:eastAsia="zh-CN"/>
            </w:rPr>
          </w:rPrChange>
        </w:rPr>
        <w:t>服务于国家总体目标。</w:t>
      </w:r>
      <w:r>
        <w:rPr>
          <w:color w:val="000000" w:themeColor="text1"/>
          <w:lang w:eastAsia="zh-CN"/>
          <w:rPrChange w:id="383" w:author="ZhuMeng" w:date="2024-08-15T10:43:00Z">
            <w:rPr>
              <w:lang w:eastAsia="zh-CN"/>
            </w:rPr>
          </w:rPrChange>
        </w:rPr>
        <w:t xml:space="preserve"> </w:t>
      </w:r>
      <w:r>
        <w:rPr>
          <w:color w:val="000000" w:themeColor="text1"/>
          <w:lang w:eastAsia="zh-CN"/>
          <w:rPrChange w:id="384" w:author="ZhuMeng" w:date="2024-08-15T10:43:00Z">
            <w:rPr>
              <w:lang w:eastAsia="zh-CN"/>
            </w:rPr>
          </w:rPrChange>
        </w:rPr>
        <w:t>作为国家公共政策的组成部分，国家语言政策的制定及实施应服务于国家治理的总体理念和目标。</w:t>
      </w:r>
      <w:r>
        <w:rPr>
          <w:color w:val="000000" w:themeColor="text1"/>
          <w:lang w:eastAsia="zh-CN"/>
          <w:rPrChange w:id="385" w:author="ZhuMeng" w:date="2024-08-15T10:43:00Z">
            <w:rPr>
              <w:lang w:eastAsia="zh-CN"/>
            </w:rPr>
          </w:rPrChange>
        </w:rPr>
        <w:t xml:space="preserve"> </w:t>
      </w:r>
      <w:r>
        <w:rPr>
          <w:color w:val="000000" w:themeColor="text1"/>
          <w:lang w:eastAsia="zh-CN"/>
          <w:rPrChange w:id="386" w:author="ZhuMeng" w:date="2024-08-15T10:43:00Z">
            <w:rPr>
              <w:lang w:eastAsia="zh-CN"/>
            </w:rPr>
          </w:rPrChange>
        </w:rPr>
        <w:t>这需要更加全面地研究公众语言规划对于国家治理的影响，探讨语言政策有效促进国家治理的可能形态，使语言规划更好地为国家总体目标的实现服务，为铸就中华民族共同体和人类命运共同体贡献更多力量。</w:t>
      </w:r>
    </w:p>
    <w:p>
      <w:pPr>
        <w:pStyle w:val="3"/>
        <w:ind w:firstLine="480"/>
        <w:rPr>
          <w:color w:val="000000" w:themeColor="text1"/>
          <w:lang w:eastAsia="zh-CN"/>
          <w:rPrChange w:id="387" w:author="ZhuMeng" w:date="2024-08-15T10:43:00Z">
            <w:rPr>
              <w:lang w:eastAsia="zh-CN"/>
            </w:rPr>
          </w:rPrChange>
        </w:rPr>
      </w:pPr>
      <w:r>
        <w:rPr>
          <w:color w:val="000000" w:themeColor="text1"/>
          <w:rPrChange w:id="388" w:author="ZhuMeng" w:date="2024-08-15T10:43:00Z">
            <w:rPr/>
          </w:rPrChange>
        </w:rPr>
        <w:t>其次</w:t>
      </w:r>
      <w:r>
        <w:rPr>
          <w:color w:val="000000" w:themeColor="text1"/>
          <w:rPrChange w:id="389" w:author="ZhuMeng" w:date="2024-08-15T10:43:00Z">
            <w:rPr/>
          </w:rPrChange>
        </w:rPr>
        <w:t>，</w:t>
      </w:r>
      <w:ins w:id="390" w:author="ZhuMeng" w:date="2024-08-15T11:07:00Z">
        <w:r>
          <w:rPr>
            <w:rFonts w:hint="eastAsia"/>
            <w:color w:val="000000" w:themeColor="text1"/>
            <w:lang w:eastAsia="zh-CN"/>
          </w:rPr>
          <w:t>语言治理要</w:t>
        </w:r>
      </w:ins>
      <w:r>
        <w:rPr>
          <w:color w:val="000000" w:themeColor="text1"/>
          <w:rPrChange w:id="391" w:author="ZhuMeng" w:date="2024-08-15T10:43:00Z">
            <w:rPr/>
          </w:rPrChange>
        </w:rPr>
        <w:t>注重群体心理塑造</w:t>
      </w:r>
      <w:r>
        <w:rPr>
          <w:color w:val="000000" w:themeColor="text1"/>
          <w:rPrChange w:id="392" w:author="ZhuMeng" w:date="2024-08-15T10:43:00Z">
            <w:rPr/>
          </w:rPrChange>
        </w:rPr>
        <w:t>。</w:t>
      </w:r>
      <w:r>
        <w:rPr>
          <w:color w:val="000000" w:themeColor="text1"/>
          <w:rPrChange w:id="393" w:author="ZhuMeng" w:date="2024-08-15T10:43:00Z">
            <w:rPr/>
          </w:rPrChange>
        </w:rPr>
        <w:t xml:space="preserve"> </w:t>
      </w:r>
      <w:r>
        <w:rPr>
          <w:color w:val="000000" w:themeColor="text1"/>
          <w:lang w:eastAsia="zh-CN"/>
          <w:rPrChange w:id="394" w:author="ZhuMeng" w:date="2024-08-15T10:43:00Z">
            <w:rPr>
              <w:lang w:eastAsia="zh-CN"/>
            </w:rPr>
          </w:rPrChange>
        </w:rPr>
        <w:t>当前，社会分化严重、社会矛盾突出，各群体对公共资源、国家机构，特别是</w:t>
      </w:r>
      <w:ins w:id="395" w:author="ZhuMeng" w:date="2024-08-15T11:08:00Z">
        <w:r>
          <w:rPr>
            <w:rFonts w:hint="eastAsia"/>
            <w:color w:val="000000" w:themeColor="text1"/>
            <w:lang w:eastAsia="zh-CN"/>
          </w:rPr>
          <w:t>对</w:t>
        </w:r>
      </w:ins>
      <w:r>
        <w:rPr>
          <w:color w:val="000000" w:themeColor="text1"/>
          <w:lang w:eastAsia="zh-CN"/>
          <w:rPrChange w:id="396" w:author="ZhuMeng" w:date="2024-08-15T10:43:00Z">
            <w:rPr>
              <w:lang w:eastAsia="zh-CN"/>
            </w:rPr>
          </w:rPrChange>
        </w:rPr>
        <w:t>语言规划控制权的争夺日益激烈，极其容易引发群体</w:t>
      </w:r>
      <w:ins w:id="397" w:author="ZhuMeng" w:date="2024-08-15T11:08:00Z">
        <w:r>
          <w:rPr>
            <w:rFonts w:hint="eastAsia"/>
            <w:color w:val="000000" w:themeColor="text1"/>
            <w:lang w:eastAsia="zh-CN"/>
          </w:rPr>
          <w:t>性</w:t>
        </w:r>
      </w:ins>
      <w:r>
        <w:rPr>
          <w:color w:val="000000" w:themeColor="text1"/>
          <w:lang w:eastAsia="zh-CN"/>
          <w:rPrChange w:id="398" w:author="ZhuMeng" w:date="2024-08-15T10:43:00Z">
            <w:rPr>
              <w:lang w:eastAsia="zh-CN"/>
            </w:rPr>
          </w:rPrChange>
        </w:rPr>
        <w:t>事件，影响社会秩序稳定。</w:t>
      </w:r>
      <w:r>
        <w:rPr>
          <w:color w:val="000000" w:themeColor="text1"/>
          <w:lang w:eastAsia="zh-CN"/>
          <w:rPrChange w:id="399" w:author="ZhuMeng" w:date="2024-08-15T10:43:00Z">
            <w:rPr>
              <w:lang w:eastAsia="zh-CN"/>
            </w:rPr>
          </w:rPrChange>
        </w:rPr>
        <w:t xml:space="preserve"> </w:t>
      </w:r>
      <w:r>
        <w:rPr>
          <w:color w:val="000000" w:themeColor="text1"/>
          <w:lang w:eastAsia="zh-CN"/>
          <w:rPrChange w:id="400" w:author="ZhuMeng" w:date="2024-08-15T10:43:00Z">
            <w:rPr>
              <w:lang w:eastAsia="zh-CN"/>
            </w:rPr>
          </w:rPrChange>
        </w:rPr>
        <w:t>国家治理需要注重语言对群体身份的塑造作用，运用语言治理</w:t>
      </w:r>
      <w:r>
        <w:rPr>
          <w:color w:val="000000" w:themeColor="text1"/>
          <w:lang w:eastAsia="zh-CN"/>
          <w:rPrChange w:id="401" w:author="ZhuMeng" w:date="2024-08-15T10:43:00Z">
            <w:rPr>
              <w:lang w:eastAsia="zh-CN"/>
            </w:rPr>
          </w:rPrChange>
        </w:rPr>
        <w:t>“</w:t>
      </w:r>
      <w:r>
        <w:rPr>
          <w:color w:val="000000" w:themeColor="text1"/>
          <w:lang w:eastAsia="zh-CN"/>
          <w:rPrChange w:id="402" w:author="ZhuMeng" w:date="2024-08-15T10:43:00Z">
            <w:rPr>
              <w:lang w:eastAsia="zh-CN"/>
            </w:rPr>
          </w:rPrChange>
        </w:rPr>
        <w:t>润物细无声</w:t>
      </w:r>
      <w:r>
        <w:rPr>
          <w:color w:val="000000" w:themeColor="text1"/>
          <w:lang w:eastAsia="zh-CN"/>
          <w:rPrChange w:id="403" w:author="ZhuMeng" w:date="2024-08-15T10:43:00Z">
            <w:rPr>
              <w:lang w:eastAsia="zh-CN"/>
            </w:rPr>
          </w:rPrChange>
        </w:rPr>
        <w:t>”</w:t>
      </w:r>
      <w:r>
        <w:rPr>
          <w:color w:val="000000" w:themeColor="text1"/>
          <w:lang w:eastAsia="zh-CN"/>
          <w:rPrChange w:id="404" w:author="ZhuMeng" w:date="2024-08-15T10:43:00Z">
            <w:rPr>
              <w:lang w:eastAsia="zh-CN"/>
            </w:rPr>
          </w:rPrChange>
        </w:rPr>
        <w:t>的调控功能，对民众心理状态进行潜移默化而又具有持续性的调整和培养，调节个体社会成员的自我定位和人际关系，促进群体间的心理融合，避免话语冲突引起严重的政治冲突。</w:t>
      </w:r>
    </w:p>
    <w:p>
      <w:pPr>
        <w:pStyle w:val="3"/>
        <w:ind w:firstLine="480"/>
        <w:rPr>
          <w:color w:val="000000" w:themeColor="text1"/>
          <w:lang w:eastAsia="zh-CN"/>
          <w:rPrChange w:id="405" w:author="ZhuMeng" w:date="2024-08-15T10:43:00Z">
            <w:rPr>
              <w:lang w:eastAsia="zh-CN"/>
            </w:rPr>
          </w:rPrChange>
        </w:rPr>
      </w:pPr>
      <w:r>
        <w:rPr>
          <w:color w:val="000000" w:themeColor="text1"/>
          <w:lang w:eastAsia="zh-CN"/>
          <w:rPrChange w:id="406" w:author="ZhuMeng" w:date="2024-08-15T10:43:00Z">
            <w:rPr>
              <w:lang w:eastAsia="zh-CN"/>
            </w:rPr>
          </w:rPrChange>
        </w:rPr>
        <w:t>最后，</w:t>
      </w:r>
      <w:ins w:id="407" w:author="ZhuMeng" w:date="2024-08-15T11:08:00Z">
        <w:r>
          <w:rPr>
            <w:rFonts w:hint="eastAsia"/>
            <w:color w:val="000000" w:themeColor="text1"/>
            <w:lang w:eastAsia="zh-CN"/>
          </w:rPr>
          <w:t>语言治理要</w:t>
        </w:r>
      </w:ins>
      <w:r>
        <w:rPr>
          <w:color w:val="000000" w:themeColor="text1"/>
          <w:lang w:eastAsia="zh-CN"/>
          <w:rPrChange w:id="408" w:author="ZhuMeng" w:date="2024-08-15T10:43:00Z">
            <w:rPr>
              <w:lang w:eastAsia="zh-CN"/>
            </w:rPr>
          </w:rPrChange>
        </w:rPr>
        <w:t>明确</w:t>
      </w:r>
      <w:del w:id="409" w:author="ZhuMeng" w:date="2024-08-15T11:08:00Z">
        <w:r>
          <w:rPr>
            <w:color w:val="000000" w:themeColor="text1"/>
            <w:lang w:eastAsia="zh-CN"/>
            <w:rPrChange w:id="410" w:author="ZhuMeng" w:date="2024-08-15T10:43:00Z">
              <w:rPr>
                <w:lang w:eastAsia="zh-CN"/>
              </w:rPr>
            </w:rPrChange>
          </w:rPr>
          <w:delText>推广</w:delText>
        </w:r>
      </w:del>
      <w:r>
        <w:rPr>
          <w:color w:val="000000" w:themeColor="text1"/>
          <w:lang w:eastAsia="zh-CN"/>
          <w:rPrChange w:id="411" w:author="ZhuMeng" w:date="2024-08-15T10:43:00Z">
            <w:rPr>
              <w:lang w:eastAsia="zh-CN"/>
            </w:rPr>
          </w:rPrChange>
        </w:rPr>
        <w:t>普通话</w:t>
      </w:r>
      <w:ins w:id="412" w:author="ZhuMeng" w:date="2024-08-15T11:08:00Z">
        <w:r>
          <w:rPr>
            <w:rFonts w:hint="eastAsia"/>
            <w:color w:val="000000" w:themeColor="text1"/>
            <w:lang w:eastAsia="zh-CN"/>
          </w:rPr>
          <w:t>推广</w:t>
        </w:r>
      </w:ins>
      <w:r>
        <w:rPr>
          <w:color w:val="000000" w:themeColor="text1"/>
          <w:lang w:eastAsia="zh-CN"/>
          <w:rPrChange w:id="413" w:author="ZhuMeng" w:date="2024-08-15T10:43:00Z">
            <w:rPr>
              <w:lang w:eastAsia="zh-CN"/>
            </w:rPr>
          </w:rPrChange>
        </w:rPr>
        <w:t>的治理目的和效果。</w:t>
      </w:r>
      <w:r>
        <w:rPr>
          <w:color w:val="000000" w:themeColor="text1"/>
          <w:lang w:eastAsia="zh-CN"/>
          <w:rPrChange w:id="414" w:author="ZhuMeng" w:date="2024-08-15T10:43:00Z">
            <w:rPr>
              <w:lang w:eastAsia="zh-CN"/>
            </w:rPr>
          </w:rPrChange>
        </w:rPr>
        <w:t xml:space="preserve"> </w:t>
      </w:r>
      <w:r>
        <w:rPr>
          <w:color w:val="000000" w:themeColor="text1"/>
          <w:lang w:eastAsia="zh-CN"/>
          <w:rPrChange w:id="415" w:author="ZhuMeng" w:date="2024-08-15T10:43:00Z">
            <w:rPr>
              <w:lang w:eastAsia="zh-CN"/>
            </w:rPr>
          </w:rPrChange>
        </w:rPr>
        <w:t>对于中国这个多方言国家来说，普通话是进行现代国家治理不可或缺的语言工具，但过分推行通用语将会</w:t>
      </w:r>
      <w:ins w:id="416" w:author="ZhuMeng" w:date="2024-08-15T11:09:00Z">
        <w:r>
          <w:rPr>
            <w:rFonts w:hint="eastAsia"/>
            <w:color w:val="000000" w:themeColor="text1"/>
            <w:lang w:eastAsia="zh-CN"/>
          </w:rPr>
          <w:t>造成</w:t>
        </w:r>
      </w:ins>
      <w:del w:id="417" w:author="ZhuMeng" w:date="2024-08-15T11:09:00Z">
        <w:r>
          <w:rPr>
            <w:color w:val="000000" w:themeColor="text1"/>
            <w:lang w:eastAsia="zh-CN"/>
            <w:rPrChange w:id="418" w:author="ZhuMeng" w:date="2024-08-15T10:43:00Z">
              <w:rPr>
                <w:lang w:eastAsia="zh-CN"/>
              </w:rPr>
            </w:rPrChange>
          </w:rPr>
          <w:delText>使得</w:delText>
        </w:r>
      </w:del>
      <w:r>
        <w:rPr>
          <w:color w:val="000000" w:themeColor="text1"/>
          <w:lang w:eastAsia="zh-CN"/>
          <w:rPrChange w:id="419" w:author="ZhuMeng" w:date="2024-08-15T10:43:00Z">
            <w:rPr>
              <w:lang w:eastAsia="zh-CN"/>
            </w:rPr>
          </w:rPrChange>
        </w:rPr>
        <w:t>方言和少数民族语言</w:t>
      </w:r>
      <w:ins w:id="420" w:author="ZhuMeng" w:date="2024-08-15T11:09:00Z">
        <w:r>
          <w:rPr>
            <w:rFonts w:hint="eastAsia"/>
            <w:color w:val="000000" w:themeColor="text1"/>
            <w:lang w:eastAsia="zh-CN"/>
          </w:rPr>
          <w:t>的</w:t>
        </w:r>
      </w:ins>
      <w:r>
        <w:rPr>
          <w:color w:val="000000" w:themeColor="text1"/>
          <w:lang w:eastAsia="zh-CN"/>
          <w:rPrChange w:id="421" w:author="ZhuMeng" w:date="2024-08-15T10:43:00Z">
            <w:rPr>
              <w:lang w:eastAsia="zh-CN"/>
            </w:rPr>
          </w:rPrChange>
        </w:rPr>
        <w:t>式微，</w:t>
      </w:r>
      <w:ins w:id="422" w:author="ZhuMeng" w:date="2024-08-15T11:09:00Z">
        <w:r>
          <w:rPr>
            <w:rFonts w:hint="eastAsia"/>
            <w:color w:val="000000" w:themeColor="text1"/>
            <w:lang w:eastAsia="zh-CN"/>
          </w:rPr>
          <w:t>导致</w:t>
        </w:r>
      </w:ins>
      <w:del w:id="423" w:author="ZhuMeng" w:date="2024-08-15T11:09:00Z">
        <w:r>
          <w:rPr>
            <w:color w:val="000000" w:themeColor="text1"/>
            <w:lang w:eastAsia="zh-CN"/>
            <w:rPrChange w:id="424" w:author="ZhuMeng" w:date="2024-08-15T10:43:00Z">
              <w:rPr>
                <w:lang w:eastAsia="zh-CN"/>
              </w:rPr>
            </w:rPrChange>
          </w:rPr>
          <w:delText>导致</w:delText>
        </w:r>
      </w:del>
      <w:r>
        <w:rPr>
          <w:color w:val="000000" w:themeColor="text1"/>
          <w:lang w:eastAsia="zh-CN"/>
          <w:rPrChange w:id="425" w:author="ZhuMeng" w:date="2024-08-15T10:43:00Z">
            <w:rPr>
              <w:lang w:eastAsia="zh-CN"/>
            </w:rPr>
          </w:rPrChange>
        </w:rPr>
        <w:t>语言治理效果</w:t>
      </w:r>
      <w:ins w:id="426" w:author="ZhuMeng" w:date="2024-08-15T11:09:00Z">
        <w:r>
          <w:rPr>
            <w:rFonts w:hint="eastAsia"/>
            <w:color w:val="000000" w:themeColor="text1"/>
            <w:lang w:eastAsia="zh-CN"/>
          </w:rPr>
          <w:t>大打折扣</w:t>
        </w:r>
      </w:ins>
      <w:del w:id="427" w:author="ZhuMeng" w:date="2024-08-15T11:09:00Z">
        <w:r>
          <w:rPr>
            <w:color w:val="000000" w:themeColor="text1"/>
            <w:lang w:eastAsia="zh-CN"/>
            <w:rPrChange w:id="428" w:author="ZhuMeng" w:date="2024-08-15T10:43:00Z">
              <w:rPr>
                <w:lang w:eastAsia="zh-CN"/>
              </w:rPr>
            </w:rPrChange>
          </w:rPr>
          <w:delText>随之降低</w:delText>
        </w:r>
      </w:del>
      <w:r>
        <w:rPr>
          <w:color w:val="000000" w:themeColor="text1"/>
          <w:lang w:eastAsia="zh-CN"/>
          <w:rPrChange w:id="429" w:author="ZhuMeng" w:date="2024-08-15T10:43:00Z">
            <w:rPr>
              <w:lang w:eastAsia="zh-CN"/>
            </w:rPr>
          </w:rPrChange>
        </w:rPr>
        <w:t>。</w:t>
      </w:r>
      <w:r>
        <w:rPr>
          <w:color w:val="000000" w:themeColor="text1"/>
          <w:lang w:eastAsia="zh-CN"/>
          <w:rPrChange w:id="430" w:author="ZhuMeng" w:date="2024-08-15T10:43:00Z">
            <w:rPr>
              <w:lang w:eastAsia="zh-CN"/>
            </w:rPr>
          </w:rPrChange>
        </w:rPr>
        <w:t xml:space="preserve"> </w:t>
      </w:r>
      <w:r>
        <w:rPr>
          <w:color w:val="000000" w:themeColor="text1"/>
          <w:lang w:eastAsia="zh-CN"/>
          <w:rPrChange w:id="431" w:author="ZhuMeng" w:date="2024-08-15T10:43:00Z">
            <w:rPr>
              <w:lang w:eastAsia="zh-CN"/>
            </w:rPr>
          </w:rPrChange>
        </w:rPr>
        <w:t>这要求我们明确</w:t>
      </w:r>
      <w:del w:id="432" w:author="ZhuMeng" w:date="2024-08-15T11:10:00Z">
        <w:r>
          <w:rPr>
            <w:color w:val="000000" w:themeColor="text1"/>
            <w:lang w:eastAsia="zh-CN"/>
            <w:rPrChange w:id="433" w:author="ZhuMeng" w:date="2024-08-15T10:43:00Z">
              <w:rPr>
                <w:lang w:eastAsia="zh-CN"/>
              </w:rPr>
            </w:rPrChange>
          </w:rPr>
          <w:delText>推广</w:delText>
        </w:r>
      </w:del>
      <w:r>
        <w:rPr>
          <w:color w:val="000000" w:themeColor="text1"/>
          <w:lang w:eastAsia="zh-CN"/>
          <w:rPrChange w:id="434" w:author="ZhuMeng" w:date="2024-08-15T10:43:00Z">
            <w:rPr>
              <w:lang w:eastAsia="zh-CN"/>
            </w:rPr>
          </w:rPrChange>
        </w:rPr>
        <w:t>普通话</w:t>
      </w:r>
      <w:ins w:id="435" w:author="ZhuMeng" w:date="2024-08-15T11:10:00Z">
        <w:r>
          <w:rPr>
            <w:rFonts w:hint="eastAsia"/>
            <w:color w:val="000000" w:themeColor="text1"/>
            <w:lang w:eastAsia="zh-CN"/>
          </w:rPr>
          <w:t>推广</w:t>
        </w:r>
      </w:ins>
      <w:r>
        <w:rPr>
          <w:color w:val="000000" w:themeColor="text1"/>
          <w:lang w:eastAsia="zh-CN"/>
          <w:rPrChange w:id="436" w:author="ZhuMeng" w:date="2024-08-15T10:43:00Z">
            <w:rPr>
              <w:lang w:eastAsia="zh-CN"/>
            </w:rPr>
          </w:rPrChange>
        </w:rPr>
        <w:t>的目的和效果，妥善处理</w:t>
      </w:r>
      <w:del w:id="437" w:author="ZhuMeng" w:date="2024-08-15T11:10:00Z">
        <w:r>
          <w:rPr>
            <w:color w:val="000000" w:themeColor="text1"/>
            <w:lang w:eastAsia="zh-CN"/>
            <w:rPrChange w:id="438" w:author="ZhuMeng" w:date="2024-08-15T10:43:00Z">
              <w:rPr>
                <w:lang w:eastAsia="zh-CN"/>
              </w:rPr>
            </w:rPrChange>
          </w:rPr>
          <w:delText>推行</w:delText>
        </w:r>
      </w:del>
      <w:r>
        <w:rPr>
          <w:color w:val="000000" w:themeColor="text1"/>
          <w:lang w:eastAsia="zh-CN"/>
          <w:rPrChange w:id="439" w:author="ZhuMeng" w:date="2024-08-15T10:43:00Z">
            <w:rPr>
              <w:lang w:eastAsia="zh-CN"/>
            </w:rPr>
          </w:rPrChange>
        </w:rPr>
        <w:t>通用语与</w:t>
      </w:r>
      <w:del w:id="440" w:author="ZhuMeng" w:date="2024-08-15T11:10:00Z">
        <w:r>
          <w:rPr>
            <w:color w:val="000000" w:themeColor="text1"/>
            <w:lang w:eastAsia="zh-CN"/>
            <w:rPrChange w:id="441" w:author="ZhuMeng" w:date="2024-08-15T10:43:00Z">
              <w:rPr>
                <w:lang w:eastAsia="zh-CN"/>
              </w:rPr>
            </w:rPrChange>
          </w:rPr>
          <w:delText>保护</w:delText>
        </w:r>
      </w:del>
      <w:r>
        <w:rPr>
          <w:color w:val="000000" w:themeColor="text1"/>
          <w:lang w:eastAsia="zh-CN"/>
          <w:rPrChange w:id="442" w:author="ZhuMeng" w:date="2024-08-15T10:43:00Z">
            <w:rPr>
              <w:lang w:eastAsia="zh-CN"/>
            </w:rPr>
          </w:rPrChange>
        </w:rPr>
        <w:t>地方方言</w:t>
      </w:r>
      <w:ins w:id="443" w:author="ZhuMeng" w:date="2024-08-15T11:10:00Z">
        <w:r>
          <w:rPr>
            <w:rFonts w:hint="eastAsia"/>
            <w:color w:val="000000" w:themeColor="text1"/>
            <w:lang w:eastAsia="zh-CN"/>
          </w:rPr>
          <w:t>和</w:t>
        </w:r>
      </w:ins>
      <w:del w:id="444" w:author="ZhuMeng" w:date="2024-08-15T11:10:00Z">
        <w:r>
          <w:rPr>
            <w:color w:val="000000" w:themeColor="text1"/>
            <w:lang w:eastAsia="zh-CN"/>
            <w:rPrChange w:id="445" w:author="ZhuMeng" w:date="2024-08-15T10:43:00Z">
              <w:rPr>
                <w:lang w:eastAsia="zh-CN"/>
              </w:rPr>
            </w:rPrChange>
          </w:rPr>
          <w:delText>、</w:delText>
        </w:r>
      </w:del>
      <w:r>
        <w:rPr>
          <w:color w:val="000000" w:themeColor="text1"/>
          <w:lang w:eastAsia="zh-CN"/>
          <w:rPrChange w:id="446" w:author="ZhuMeng" w:date="2024-08-15T10:43:00Z">
            <w:rPr>
              <w:lang w:eastAsia="zh-CN"/>
            </w:rPr>
          </w:rPrChange>
        </w:rPr>
        <w:t>少数民族语言的关系，平衡</w:t>
      </w:r>
      <w:del w:id="447" w:author="ZhuMeng" w:date="2024-08-15T11:10:00Z">
        <w:r>
          <w:rPr>
            <w:color w:val="000000" w:themeColor="text1"/>
            <w:lang w:eastAsia="zh-CN"/>
            <w:rPrChange w:id="448" w:author="ZhuMeng" w:date="2024-08-15T10:43:00Z">
              <w:rPr>
                <w:lang w:eastAsia="zh-CN"/>
              </w:rPr>
            </w:rPrChange>
          </w:rPr>
          <w:delText>建立</w:delText>
        </w:r>
      </w:del>
      <w:r>
        <w:rPr>
          <w:color w:val="000000" w:themeColor="text1"/>
          <w:lang w:eastAsia="zh-CN"/>
          <w:rPrChange w:id="449" w:author="ZhuMeng" w:date="2024-08-15T10:43:00Z">
            <w:rPr>
              <w:lang w:eastAsia="zh-CN"/>
            </w:rPr>
          </w:rPrChange>
        </w:rPr>
        <w:t>低成本交流环境与合理利用地方文化资源的关系，切实保障语言权利，解决语言问题，构建和谐语言生活。</w:t>
      </w:r>
    </w:p>
    <w:bookmarkEnd w:id="10"/>
    <w:p>
      <w:pPr>
        <w:pStyle w:val="2"/>
        <w:rPr>
          <w:color w:val="000000" w:themeColor="text1"/>
          <w:rPrChange w:id="450" w:author="ZhuMeng" w:date="2024-08-15T10:43:00Z">
            <w:rPr/>
          </w:rPrChange>
        </w:rPr>
      </w:pPr>
      <w:bookmarkStart w:id="11" w:name="参考文献"/>
      <w:r>
        <w:rPr>
          <w:color w:val="000000" w:themeColor="text1"/>
          <w:rPrChange w:id="451" w:author="ZhuMeng" w:date="2024-08-15T10:43:00Z">
            <w:rPr/>
          </w:rPrChange>
        </w:rPr>
        <w:t>参考文献</w:t>
      </w:r>
    </w:p>
    <w:p>
      <w:pPr>
        <w:pStyle w:val="32"/>
        <w:ind w:firstLine="480"/>
        <w:rPr>
          <w:color w:val="000000" w:themeColor="text1"/>
          <w:rPrChange w:id="452" w:author="ZhuMeng" w:date="2024-08-15T10:43:00Z">
            <w:rPr/>
          </w:rPrChange>
        </w:rPr>
      </w:pPr>
      <w:bookmarkStart w:id="12" w:name="ref-BerryEtAl1997"/>
      <w:bookmarkStart w:id="13" w:name="refs"/>
      <w:r>
        <w:rPr>
          <w:color w:val="000000" w:themeColor="text1"/>
          <w:rPrChange w:id="453" w:author="ZhuMeng" w:date="2024-08-15T10:43:00Z">
            <w:rPr/>
          </w:rPrChange>
        </w:rPr>
        <w:t xml:space="preserve">Berry, Diane S., James W. Pennebaker, Jennifer S. Mueller, and Wendy S. Hiller. 1997. “Linguistic Bases of Social Perception.” </w:t>
      </w:r>
      <w:r>
        <w:rPr>
          <w:i/>
          <w:iCs/>
          <w:color w:val="000000" w:themeColor="text1"/>
          <w:rPrChange w:id="454" w:author="ZhuMeng" w:date="2024-08-15T10:43:00Z">
            <w:rPr>
              <w:i/>
              <w:iCs/>
            </w:rPr>
          </w:rPrChange>
        </w:rPr>
        <w:t>Personality and Social Psychology Bulletin</w:t>
      </w:r>
      <w:r>
        <w:rPr>
          <w:color w:val="000000" w:themeColor="text1"/>
          <w:rPrChange w:id="455" w:author="ZhuMeng" w:date="2024-08-15T10:43:00Z">
            <w:rPr/>
          </w:rPrChange>
        </w:rPr>
        <w:t xml:space="preserve"> 23 (5): 526–37. </w:t>
      </w:r>
      <w:del w:id="456" w:author="ZhuMeng" w:date="2024-08-15T11:18:00Z">
        <w:bookmarkStart w:id="57" w:name="_GoBack"/>
        <w:bookmarkEnd w:id="57"/>
        <w:r>
          <w:rPr>
            <w:color w:val="000000" w:themeColor="text1"/>
            <w:rPrChange w:id="457" w:author="ZhuMeng" w:date="2024-08-15T10:43:00Z">
              <w:rPr/>
            </w:rPrChange>
          </w:rPr>
          <w:fldChar w:fldCharType="begin"/>
        </w:r>
      </w:del>
      <w:del w:id="458" w:author="ZhuMeng" w:date="2024-08-15T11:18:00Z">
        <w:r>
          <w:rPr>
            <w:color w:val="000000" w:themeColor="text1"/>
            <w:rPrChange w:id="459" w:author="ZhuMeng" w:date="2024-08-15T10:43:00Z">
              <w:rPr/>
            </w:rPrChange>
          </w:rPr>
          <w:delInstrText xml:space="preserve">HYPERLINK "https://doi.org/10.1177/0146167297235008" \h</w:delInstrText>
        </w:r>
      </w:del>
      <w:del w:id="460" w:author="ZhuMeng" w:date="2024-08-15T11:18:00Z">
        <w:r>
          <w:rPr>
            <w:color w:val="000000" w:themeColor="text1"/>
            <w:rPrChange w:id="461" w:author="ZhuMeng" w:date="2024-08-15T10:43:00Z">
              <w:rPr/>
            </w:rPrChange>
          </w:rPr>
          <w:fldChar w:fldCharType="separate"/>
        </w:r>
      </w:del>
      <w:del w:id="462" w:author="ZhuMeng" w:date="2024-08-15T11:18:00Z">
        <w:r>
          <w:rPr>
            <w:rStyle w:val="24"/>
            <w:color w:val="000000" w:themeColor="text1"/>
            <w:rPrChange w:id="463" w:author="ZhuMeng" w:date="2024-08-15T10:43:00Z">
              <w:rPr>
                <w:rStyle w:val="24"/>
              </w:rPr>
            </w:rPrChange>
          </w:rPr>
          <w:delText>https://doi.org/10.1177/0146167297235008</w:delText>
        </w:r>
      </w:del>
      <w:del w:id="464" w:author="ZhuMeng" w:date="2024-08-15T11:18:00Z">
        <w:r>
          <w:rPr>
            <w:rStyle w:val="24"/>
            <w:color w:val="000000" w:themeColor="text1"/>
            <w:rPrChange w:id="465" w:author="ZhuMeng" w:date="2024-08-15T10:43:00Z">
              <w:rPr>
                <w:rStyle w:val="24"/>
              </w:rPr>
            </w:rPrChange>
          </w:rPr>
          <w:fldChar w:fldCharType="end"/>
        </w:r>
      </w:del>
      <w:del w:id="466" w:author="ZhuMeng" w:date="2024-08-15T11:18:00Z">
        <w:r>
          <w:rPr>
            <w:color w:val="000000" w:themeColor="text1"/>
            <w:rPrChange w:id="467" w:author="ZhuMeng" w:date="2024-08-15T10:43:00Z">
              <w:rPr/>
            </w:rPrChange>
          </w:rPr>
          <w:delText>.</w:delText>
        </w:r>
      </w:del>
    </w:p>
    <w:bookmarkEnd w:id="12"/>
    <w:p>
      <w:pPr>
        <w:pStyle w:val="32"/>
        <w:ind w:firstLine="480"/>
        <w:rPr>
          <w:color w:val="000000" w:themeColor="text1"/>
          <w:rPrChange w:id="468" w:author="ZhuMeng" w:date="2024-08-15T10:43:00Z">
            <w:rPr/>
          </w:rPrChange>
        </w:rPr>
      </w:pPr>
      <w:bookmarkStart w:id="14" w:name="ref-BerwickChomsky2016"/>
      <w:r>
        <w:rPr>
          <w:color w:val="000000" w:themeColor="text1"/>
          <w:rPrChange w:id="469" w:author="ZhuMeng" w:date="2024-08-15T10:43:00Z">
            <w:rPr/>
          </w:rPrChange>
        </w:rPr>
        <w:t xml:space="preserve">Berwick, Robert C., and Noam Chomsky. 2016. </w:t>
      </w:r>
      <w:r>
        <w:rPr>
          <w:i/>
          <w:iCs/>
          <w:color w:val="000000" w:themeColor="text1"/>
          <w:rPrChange w:id="470" w:author="ZhuMeng" w:date="2024-08-15T10:43:00Z">
            <w:rPr>
              <w:i/>
              <w:iCs/>
            </w:rPr>
          </w:rPrChange>
        </w:rPr>
        <w:t>Why Only Us: Language and Evolution</w:t>
      </w:r>
      <w:r>
        <w:rPr>
          <w:color w:val="000000" w:themeColor="text1"/>
          <w:rPrChange w:id="471" w:author="ZhuMeng" w:date="2024-08-15T10:43:00Z">
            <w:rPr/>
          </w:rPrChange>
        </w:rPr>
        <w:t>. MIT Press.</w:t>
      </w:r>
    </w:p>
    <w:bookmarkEnd w:id="14"/>
    <w:p>
      <w:pPr>
        <w:pStyle w:val="32"/>
        <w:ind w:firstLine="480"/>
        <w:rPr>
          <w:color w:val="000000" w:themeColor="text1"/>
          <w:rPrChange w:id="472" w:author="ZhuMeng" w:date="2024-08-15T10:43:00Z">
            <w:rPr/>
          </w:rPrChange>
        </w:rPr>
      </w:pPr>
      <w:bookmarkStart w:id="15" w:name="ref-GodoyEtAl2007"/>
      <w:r>
        <w:rPr>
          <w:color w:val="000000" w:themeColor="text1"/>
          <w:rPrChange w:id="473" w:author="ZhuMeng" w:date="2024-08-15T10:43:00Z">
            <w:rPr/>
          </w:rPrChange>
        </w:rPr>
        <w:t xml:space="preserve">Godoy, Ricardo, Victoria Reyes-Garcia, Craig Seyfried, Tomas Huanca, William R. Leonard, Thomas McDade, Susan Tanner, and Vincent Vadez. 2007. “Language Skills and Earnings: Evidence from a Pre-Industrial Economy in the Bolivian Amazon.” </w:t>
      </w:r>
      <w:r>
        <w:rPr>
          <w:i/>
          <w:iCs/>
          <w:color w:val="000000" w:themeColor="text1"/>
          <w:rPrChange w:id="474" w:author="ZhuMeng" w:date="2024-08-15T10:43:00Z">
            <w:rPr>
              <w:i/>
              <w:iCs/>
            </w:rPr>
          </w:rPrChange>
        </w:rPr>
        <w:t>Economics of Education Review</w:t>
      </w:r>
      <w:r>
        <w:rPr>
          <w:color w:val="000000" w:themeColor="text1"/>
          <w:rPrChange w:id="475" w:author="ZhuMeng" w:date="2024-08-15T10:43:00Z">
            <w:rPr/>
          </w:rPrChange>
        </w:rPr>
        <w:t xml:space="preserve"> 26 (3): 349–60.</w:t>
      </w:r>
    </w:p>
    <w:bookmarkEnd w:id="15"/>
    <w:p>
      <w:pPr>
        <w:pStyle w:val="32"/>
        <w:ind w:firstLine="480"/>
        <w:rPr>
          <w:color w:val="000000" w:themeColor="text1"/>
          <w:rPrChange w:id="476" w:author="ZhuMeng" w:date="2024-08-15T10:43:00Z">
            <w:rPr/>
          </w:rPrChange>
        </w:rPr>
      </w:pPr>
      <w:bookmarkStart w:id="16" w:name="ref-Hu2020"/>
      <w:r>
        <w:rPr>
          <w:color w:val="000000" w:themeColor="text1"/>
          <w:rPrChange w:id="477" w:author="ZhuMeng" w:date="2024-08-15T10:43:00Z">
            <w:rPr/>
          </w:rPrChange>
        </w:rPr>
        <w:t xml:space="preserve">Hu, Yue. 2020. “Culture Marker Versus Authority Marker: How Do Language Attitudes Affect Political Trust?” </w:t>
      </w:r>
      <w:r>
        <w:rPr>
          <w:i/>
          <w:iCs/>
          <w:color w:val="000000" w:themeColor="text1"/>
          <w:rPrChange w:id="478" w:author="ZhuMeng" w:date="2024-08-15T10:43:00Z">
            <w:rPr>
              <w:i/>
              <w:iCs/>
            </w:rPr>
          </w:rPrChange>
        </w:rPr>
        <w:t>Political Psychology</w:t>
      </w:r>
      <w:r>
        <w:rPr>
          <w:color w:val="000000" w:themeColor="text1"/>
          <w:rPrChange w:id="479" w:author="ZhuMeng" w:date="2024-08-15T10:43:00Z">
            <w:rPr/>
          </w:rPrChange>
        </w:rPr>
        <w:t xml:space="preserve"> 41 (4): 699–716. </w:t>
      </w:r>
      <w:del w:id="480" w:author="ZhuMeng" w:date="2024-08-15T11:18:00Z">
        <w:r>
          <w:rPr>
            <w:color w:val="000000" w:themeColor="text1"/>
            <w:rPrChange w:id="481" w:author="ZhuMeng" w:date="2024-08-15T10:43:00Z">
              <w:rPr/>
            </w:rPrChange>
          </w:rPr>
          <w:fldChar w:fldCharType="begin"/>
        </w:r>
      </w:del>
      <w:del w:id="482" w:author="ZhuMeng" w:date="2024-08-15T11:18:00Z">
        <w:r>
          <w:rPr>
            <w:color w:val="000000" w:themeColor="text1"/>
            <w:rPrChange w:id="483" w:author="ZhuMeng" w:date="2024-08-15T10:43:00Z">
              <w:rPr/>
            </w:rPrChange>
          </w:rPr>
          <w:delInstrText xml:space="preserve">HYPERLINK "https://doi.org/10.1111/pops.12646" \h</w:delInstrText>
        </w:r>
      </w:del>
      <w:del w:id="484" w:author="ZhuMeng" w:date="2024-08-15T11:18:00Z">
        <w:r>
          <w:rPr>
            <w:color w:val="000000" w:themeColor="text1"/>
            <w:rPrChange w:id="485" w:author="ZhuMeng" w:date="2024-08-15T10:43:00Z">
              <w:rPr/>
            </w:rPrChange>
          </w:rPr>
          <w:fldChar w:fldCharType="separate"/>
        </w:r>
      </w:del>
      <w:del w:id="486" w:author="ZhuMeng" w:date="2024-08-15T11:18:00Z">
        <w:r>
          <w:rPr>
            <w:rStyle w:val="24"/>
            <w:color w:val="000000" w:themeColor="text1"/>
            <w:rPrChange w:id="487" w:author="ZhuMeng" w:date="2024-08-15T10:43:00Z">
              <w:rPr>
                <w:rStyle w:val="24"/>
              </w:rPr>
            </w:rPrChange>
          </w:rPr>
          <w:delText>https://doi.org/10.1111/pops.12646</w:delText>
        </w:r>
      </w:del>
      <w:del w:id="488" w:author="ZhuMeng" w:date="2024-08-15T11:18:00Z">
        <w:r>
          <w:rPr>
            <w:rStyle w:val="24"/>
            <w:color w:val="000000" w:themeColor="text1"/>
            <w:rPrChange w:id="489" w:author="ZhuMeng" w:date="2024-08-15T10:43:00Z">
              <w:rPr>
                <w:rStyle w:val="24"/>
              </w:rPr>
            </w:rPrChange>
          </w:rPr>
          <w:fldChar w:fldCharType="end"/>
        </w:r>
      </w:del>
      <w:del w:id="490" w:author="ZhuMeng" w:date="2024-08-15T11:18:00Z">
        <w:r>
          <w:rPr>
            <w:color w:val="000000" w:themeColor="text1"/>
            <w:rPrChange w:id="491" w:author="ZhuMeng" w:date="2024-08-15T10:43:00Z">
              <w:rPr/>
            </w:rPrChange>
          </w:rPr>
          <w:delText>.</w:delText>
        </w:r>
      </w:del>
    </w:p>
    <w:bookmarkEnd w:id="16"/>
    <w:p>
      <w:pPr>
        <w:pStyle w:val="32"/>
        <w:ind w:firstLine="480"/>
        <w:rPr>
          <w:color w:val="000000" w:themeColor="text1"/>
          <w:rPrChange w:id="492" w:author="ZhuMeng" w:date="2024-08-15T10:43:00Z">
            <w:rPr/>
          </w:rPrChange>
        </w:rPr>
      </w:pPr>
      <w:bookmarkStart w:id="17" w:name="ref-HuLiu2020"/>
      <w:r>
        <w:rPr>
          <w:color w:val="000000" w:themeColor="text1"/>
          <w:rPrChange w:id="493" w:author="ZhuMeng" w:date="2024-08-15T10:43:00Z">
            <w:rPr/>
          </w:rPrChange>
        </w:rPr>
        <w:t xml:space="preserve">Hu, Yue, and Amy H. Liu. 2020. “The Effects of Foreign Language Proficiency on Public Attitudes: Evidence from the Chinese-Speaking World.” </w:t>
      </w:r>
      <w:r>
        <w:rPr>
          <w:i/>
          <w:iCs/>
          <w:color w:val="000000" w:themeColor="text1"/>
          <w:rPrChange w:id="494" w:author="ZhuMeng" w:date="2024-08-15T10:43:00Z">
            <w:rPr>
              <w:i/>
              <w:iCs/>
            </w:rPr>
          </w:rPrChange>
        </w:rPr>
        <w:t>Journal of East Asian Studies</w:t>
      </w:r>
      <w:r>
        <w:rPr>
          <w:color w:val="000000" w:themeColor="text1"/>
          <w:rPrChange w:id="495" w:author="ZhuMeng" w:date="2024-08-15T10:43:00Z">
            <w:rPr/>
          </w:rPrChange>
        </w:rPr>
        <w:t xml:space="preserve"> 20: 1–23. </w:t>
      </w:r>
      <w:del w:id="496" w:author="ZhuMeng" w:date="2024-08-15T11:18:00Z">
        <w:r>
          <w:rPr>
            <w:color w:val="000000" w:themeColor="text1"/>
            <w:rPrChange w:id="497" w:author="ZhuMeng" w:date="2024-08-15T10:43:00Z">
              <w:rPr/>
            </w:rPrChange>
          </w:rPr>
          <w:fldChar w:fldCharType="begin"/>
        </w:r>
      </w:del>
      <w:del w:id="498" w:author="ZhuMeng" w:date="2024-08-15T11:18:00Z">
        <w:r>
          <w:rPr>
            <w:color w:val="000000" w:themeColor="text1"/>
            <w:rPrChange w:id="499" w:author="ZhuMeng" w:date="2024-08-15T10:43:00Z">
              <w:rPr/>
            </w:rPrChange>
          </w:rPr>
          <w:delInstrText xml:space="preserve">HYPERLINK "https://doi.org/10.1017/jea.2019.41" \h</w:delInstrText>
        </w:r>
      </w:del>
      <w:del w:id="500" w:author="ZhuMeng" w:date="2024-08-15T11:18:00Z">
        <w:r>
          <w:rPr>
            <w:color w:val="000000" w:themeColor="text1"/>
            <w:rPrChange w:id="501" w:author="ZhuMeng" w:date="2024-08-15T10:43:00Z">
              <w:rPr/>
            </w:rPrChange>
          </w:rPr>
          <w:fldChar w:fldCharType="separate"/>
        </w:r>
      </w:del>
      <w:del w:id="502" w:author="ZhuMeng" w:date="2024-08-15T11:18:00Z">
        <w:r>
          <w:rPr>
            <w:rStyle w:val="24"/>
            <w:color w:val="000000" w:themeColor="text1"/>
            <w:rPrChange w:id="503" w:author="ZhuMeng" w:date="2024-08-15T10:43:00Z">
              <w:rPr>
                <w:rStyle w:val="24"/>
              </w:rPr>
            </w:rPrChange>
          </w:rPr>
          <w:delText>https://doi.org/10.1017/jea.2019.41</w:delText>
        </w:r>
      </w:del>
      <w:del w:id="504" w:author="ZhuMeng" w:date="2024-08-15T11:18:00Z">
        <w:r>
          <w:rPr>
            <w:rStyle w:val="24"/>
            <w:color w:val="000000" w:themeColor="text1"/>
            <w:rPrChange w:id="505" w:author="ZhuMeng" w:date="2024-08-15T10:43:00Z">
              <w:rPr>
                <w:rStyle w:val="24"/>
              </w:rPr>
            </w:rPrChange>
          </w:rPr>
          <w:fldChar w:fldCharType="end"/>
        </w:r>
      </w:del>
      <w:del w:id="506" w:author="ZhuMeng" w:date="2024-08-15T11:18:00Z">
        <w:r>
          <w:rPr>
            <w:color w:val="000000" w:themeColor="text1"/>
            <w:rPrChange w:id="507" w:author="ZhuMeng" w:date="2024-08-15T10:43:00Z">
              <w:rPr/>
            </w:rPrChange>
          </w:rPr>
          <w:delText>.</w:delText>
        </w:r>
      </w:del>
    </w:p>
    <w:bookmarkEnd w:id="17"/>
    <w:p>
      <w:pPr>
        <w:pStyle w:val="32"/>
        <w:ind w:firstLine="480"/>
        <w:rPr>
          <w:color w:val="000000" w:themeColor="text1"/>
          <w:rPrChange w:id="508" w:author="ZhuMeng" w:date="2024-08-15T10:43:00Z">
            <w:rPr/>
          </w:rPrChange>
        </w:rPr>
      </w:pPr>
      <w:bookmarkStart w:id="18" w:name="ref-HuPizzi2022"/>
      <w:r>
        <w:rPr>
          <w:color w:val="000000" w:themeColor="text1"/>
          <w:rPrChange w:id="509" w:author="ZhuMeng" w:date="2024-08-15T10:43:00Z">
            <w:rPr/>
          </w:rPrChange>
        </w:rPr>
        <w:t xml:space="preserve">Hu, Yue, and Elise Pizzi. 2022. “Breaking Through the Linguistic Barrier: The Role of Language Policy in Migration Decisions.” </w:t>
      </w:r>
      <w:r>
        <w:rPr>
          <w:i/>
          <w:iCs/>
          <w:color w:val="000000" w:themeColor="text1"/>
          <w:rPrChange w:id="510" w:author="ZhuMeng" w:date="2024-08-15T10:43:00Z">
            <w:rPr>
              <w:i/>
              <w:iCs/>
            </w:rPr>
          </w:rPrChange>
        </w:rPr>
        <w:t>China: An International Journal</w:t>
      </w:r>
      <w:r>
        <w:rPr>
          <w:color w:val="000000" w:themeColor="text1"/>
          <w:rPrChange w:id="511" w:author="ZhuMeng" w:date="2024-08-15T10:43:00Z">
            <w:rPr/>
          </w:rPrChange>
        </w:rPr>
        <w:t>, May, Forthcoming.</w:t>
      </w:r>
    </w:p>
    <w:bookmarkEnd w:id="18"/>
    <w:p>
      <w:pPr>
        <w:pStyle w:val="32"/>
        <w:ind w:firstLine="480"/>
        <w:rPr>
          <w:color w:val="000000" w:themeColor="text1"/>
          <w:rPrChange w:id="512" w:author="ZhuMeng" w:date="2024-08-15T10:43:00Z">
            <w:rPr/>
          </w:rPrChange>
        </w:rPr>
      </w:pPr>
      <w:bookmarkStart w:id="19" w:name="ref-Joseph2006"/>
      <w:r>
        <w:rPr>
          <w:color w:val="000000" w:themeColor="text1"/>
          <w:rPrChange w:id="513" w:author="ZhuMeng" w:date="2024-08-15T10:43:00Z">
            <w:rPr/>
          </w:rPrChange>
        </w:rPr>
        <w:t xml:space="preserve">Joseph, John Earl. 2006. </w:t>
      </w:r>
      <w:r>
        <w:rPr>
          <w:i/>
          <w:iCs/>
          <w:color w:val="000000" w:themeColor="text1"/>
          <w:rPrChange w:id="514" w:author="ZhuMeng" w:date="2024-08-15T10:43:00Z">
            <w:rPr>
              <w:i/>
              <w:iCs/>
            </w:rPr>
          </w:rPrChange>
        </w:rPr>
        <w:t>Language and Politics</w:t>
      </w:r>
      <w:r>
        <w:rPr>
          <w:color w:val="000000" w:themeColor="text1"/>
          <w:rPrChange w:id="515" w:author="ZhuMeng" w:date="2024-08-15T10:43:00Z">
            <w:rPr/>
          </w:rPrChange>
        </w:rPr>
        <w:t>. Edinburgh University Press.</w:t>
      </w:r>
    </w:p>
    <w:bookmarkEnd w:id="19"/>
    <w:p>
      <w:pPr>
        <w:pStyle w:val="32"/>
        <w:ind w:firstLine="480"/>
        <w:rPr>
          <w:color w:val="000000" w:themeColor="text1"/>
          <w:rPrChange w:id="516" w:author="ZhuMeng" w:date="2024-08-15T10:43:00Z">
            <w:rPr/>
          </w:rPrChange>
        </w:rPr>
      </w:pPr>
      <w:bookmarkStart w:id="20" w:name="ref-Laitin1994"/>
      <w:r>
        <w:rPr>
          <w:color w:val="000000" w:themeColor="text1"/>
          <w:rPrChange w:id="517" w:author="ZhuMeng" w:date="2024-08-15T10:43:00Z">
            <w:rPr/>
          </w:rPrChange>
        </w:rPr>
        <w:t xml:space="preserve">Laitin, David D. 1994. “The Tower of Babel as a Coordination Game: Political Linguistics in Ghana.” </w:t>
      </w:r>
      <w:r>
        <w:rPr>
          <w:i/>
          <w:iCs/>
          <w:color w:val="000000" w:themeColor="text1"/>
          <w:rPrChange w:id="518" w:author="ZhuMeng" w:date="2024-08-15T10:43:00Z">
            <w:rPr>
              <w:i/>
              <w:iCs/>
            </w:rPr>
          </w:rPrChange>
        </w:rPr>
        <w:t>American Political Science Review</w:t>
      </w:r>
      <w:r>
        <w:rPr>
          <w:color w:val="000000" w:themeColor="text1"/>
          <w:rPrChange w:id="519" w:author="ZhuMeng" w:date="2024-08-15T10:43:00Z">
            <w:rPr/>
          </w:rPrChange>
        </w:rPr>
        <w:t xml:space="preserve"> 88 (3): 622–34. </w:t>
      </w:r>
      <w:del w:id="520" w:author="ZhuMeng" w:date="2024-08-15T11:18:00Z">
        <w:r>
          <w:rPr>
            <w:color w:val="000000" w:themeColor="text1"/>
            <w:rPrChange w:id="521" w:author="ZhuMeng" w:date="2024-08-15T10:43:00Z">
              <w:rPr/>
            </w:rPrChange>
          </w:rPr>
          <w:fldChar w:fldCharType="begin"/>
        </w:r>
      </w:del>
      <w:del w:id="522" w:author="ZhuMeng" w:date="2024-08-15T11:18:00Z">
        <w:r>
          <w:rPr>
            <w:color w:val="000000" w:themeColor="text1"/>
            <w:rPrChange w:id="523" w:author="ZhuMeng" w:date="2024-08-15T10:43:00Z">
              <w:rPr/>
            </w:rPrChange>
          </w:rPr>
          <w:delInstrText xml:space="preserve">HYPERLINK "https://doi.org/10.2307/2944799" \h</w:delInstrText>
        </w:r>
      </w:del>
      <w:del w:id="524" w:author="ZhuMeng" w:date="2024-08-15T11:18:00Z">
        <w:r>
          <w:rPr>
            <w:color w:val="000000" w:themeColor="text1"/>
            <w:rPrChange w:id="525" w:author="ZhuMeng" w:date="2024-08-15T10:43:00Z">
              <w:rPr/>
            </w:rPrChange>
          </w:rPr>
          <w:fldChar w:fldCharType="separate"/>
        </w:r>
      </w:del>
      <w:del w:id="526" w:author="ZhuMeng" w:date="2024-08-15T11:18:00Z">
        <w:r>
          <w:rPr>
            <w:rStyle w:val="24"/>
            <w:color w:val="000000" w:themeColor="text1"/>
            <w:rPrChange w:id="527" w:author="ZhuMeng" w:date="2024-08-15T10:43:00Z">
              <w:rPr>
                <w:rStyle w:val="24"/>
              </w:rPr>
            </w:rPrChange>
          </w:rPr>
          <w:delText>https://doi.org/10.2307/2944799</w:delText>
        </w:r>
      </w:del>
      <w:del w:id="528" w:author="ZhuMeng" w:date="2024-08-15T11:18:00Z">
        <w:r>
          <w:rPr>
            <w:rStyle w:val="24"/>
            <w:color w:val="000000" w:themeColor="text1"/>
            <w:rPrChange w:id="529" w:author="ZhuMeng" w:date="2024-08-15T10:43:00Z">
              <w:rPr>
                <w:rStyle w:val="24"/>
              </w:rPr>
            </w:rPrChange>
          </w:rPr>
          <w:fldChar w:fldCharType="end"/>
        </w:r>
      </w:del>
      <w:del w:id="530" w:author="ZhuMeng" w:date="2024-08-15T11:18:00Z">
        <w:r>
          <w:rPr>
            <w:color w:val="000000" w:themeColor="text1"/>
            <w:rPrChange w:id="531" w:author="ZhuMeng" w:date="2024-08-15T10:43:00Z">
              <w:rPr/>
            </w:rPrChange>
          </w:rPr>
          <w:delText>.</w:delText>
        </w:r>
      </w:del>
    </w:p>
    <w:bookmarkEnd w:id="20"/>
    <w:p>
      <w:pPr>
        <w:pStyle w:val="32"/>
        <w:ind w:firstLine="480"/>
        <w:rPr>
          <w:color w:val="000000" w:themeColor="text1"/>
          <w:rPrChange w:id="532" w:author="ZhuMeng" w:date="2024-08-15T10:43:00Z">
            <w:rPr/>
          </w:rPrChange>
        </w:rPr>
      </w:pPr>
      <w:bookmarkStart w:id="21" w:name="ref-LaitinRamachandran2016"/>
      <w:r>
        <w:rPr>
          <w:color w:val="000000" w:themeColor="text1"/>
          <w:rPrChange w:id="533" w:author="ZhuMeng" w:date="2024-08-15T10:43:00Z">
            <w:rPr/>
          </w:rPrChange>
        </w:rPr>
        <w:t xml:space="preserve">Laitin, David D., and Rajesh Ramachandran. 2016. “Language Policy and Human Development.” </w:t>
      </w:r>
      <w:r>
        <w:rPr>
          <w:i/>
          <w:iCs/>
          <w:color w:val="000000" w:themeColor="text1"/>
          <w:rPrChange w:id="534" w:author="ZhuMeng" w:date="2024-08-15T10:43:00Z">
            <w:rPr>
              <w:i/>
              <w:iCs/>
            </w:rPr>
          </w:rPrChange>
        </w:rPr>
        <w:t>American Political Science Review</w:t>
      </w:r>
      <w:r>
        <w:rPr>
          <w:color w:val="000000" w:themeColor="text1"/>
          <w:rPrChange w:id="535" w:author="ZhuMeng" w:date="2024-08-15T10:43:00Z">
            <w:rPr/>
          </w:rPrChange>
        </w:rPr>
        <w:t xml:space="preserve"> 110 (3): 457–80. </w:t>
      </w:r>
      <w:del w:id="536" w:author="ZhuMeng" w:date="2024-08-15T11:18:00Z">
        <w:r>
          <w:rPr>
            <w:color w:val="000000" w:themeColor="text1"/>
            <w:rPrChange w:id="537" w:author="ZhuMeng" w:date="2024-08-15T10:43:00Z">
              <w:rPr/>
            </w:rPrChange>
          </w:rPr>
          <w:fldChar w:fldCharType="begin"/>
        </w:r>
      </w:del>
      <w:del w:id="538" w:author="ZhuMeng" w:date="2024-08-15T11:18:00Z">
        <w:r>
          <w:rPr>
            <w:color w:val="000000" w:themeColor="text1"/>
            <w:rPrChange w:id="539" w:author="ZhuMeng" w:date="2024-08-15T10:43:00Z">
              <w:rPr/>
            </w:rPrChange>
          </w:rPr>
          <w:delInstrText xml:space="preserve">HYPERLINK "https://doi.org/10.1017/S0003055416000265" \h</w:delInstrText>
        </w:r>
      </w:del>
      <w:del w:id="540" w:author="ZhuMeng" w:date="2024-08-15T11:18:00Z">
        <w:r>
          <w:rPr>
            <w:color w:val="000000" w:themeColor="text1"/>
            <w:rPrChange w:id="541" w:author="ZhuMeng" w:date="2024-08-15T10:43:00Z">
              <w:rPr/>
            </w:rPrChange>
          </w:rPr>
          <w:fldChar w:fldCharType="separate"/>
        </w:r>
      </w:del>
      <w:del w:id="542" w:author="ZhuMeng" w:date="2024-08-15T11:18:00Z">
        <w:r>
          <w:rPr>
            <w:rStyle w:val="24"/>
            <w:color w:val="000000" w:themeColor="text1"/>
            <w:rPrChange w:id="543" w:author="ZhuMeng" w:date="2024-08-15T10:43:00Z">
              <w:rPr>
                <w:rStyle w:val="24"/>
              </w:rPr>
            </w:rPrChange>
          </w:rPr>
          <w:delText>https://doi.org/10.1017/S0003055416000265</w:delText>
        </w:r>
      </w:del>
      <w:del w:id="544" w:author="ZhuMeng" w:date="2024-08-15T11:18:00Z">
        <w:r>
          <w:rPr>
            <w:rStyle w:val="24"/>
            <w:color w:val="000000" w:themeColor="text1"/>
            <w:rPrChange w:id="545" w:author="ZhuMeng" w:date="2024-08-15T10:43:00Z">
              <w:rPr>
                <w:rStyle w:val="24"/>
              </w:rPr>
            </w:rPrChange>
          </w:rPr>
          <w:fldChar w:fldCharType="end"/>
        </w:r>
      </w:del>
      <w:del w:id="546" w:author="ZhuMeng" w:date="2024-08-15T11:18:00Z">
        <w:r>
          <w:rPr>
            <w:color w:val="000000" w:themeColor="text1"/>
            <w:rPrChange w:id="547" w:author="ZhuMeng" w:date="2024-08-15T10:43:00Z">
              <w:rPr/>
            </w:rPrChange>
          </w:rPr>
          <w:delText>.</w:delText>
        </w:r>
      </w:del>
    </w:p>
    <w:bookmarkEnd w:id="21"/>
    <w:p>
      <w:pPr>
        <w:pStyle w:val="32"/>
        <w:ind w:firstLine="480"/>
        <w:rPr>
          <w:color w:val="000000" w:themeColor="text1"/>
          <w:rPrChange w:id="548" w:author="ZhuMeng" w:date="2024-08-15T10:43:00Z">
            <w:rPr/>
          </w:rPrChange>
        </w:rPr>
      </w:pPr>
      <w:bookmarkStart w:id="22" w:name="ref-LiangEtAl2018"/>
      <w:r>
        <w:rPr>
          <w:color w:val="000000" w:themeColor="text1"/>
          <w:rPrChange w:id="549" w:author="ZhuMeng" w:date="2024-08-15T10:43:00Z">
            <w:rPr/>
          </w:rPrChange>
        </w:rPr>
        <w:t xml:space="preserve">Liang, Hao, Christopher Marquis, Luc Renneboog, and Sunny Li Sun. 2018. “Future-Time Framing: The Effect of Language on Corporate Future Orientation.” </w:t>
      </w:r>
      <w:r>
        <w:rPr>
          <w:i/>
          <w:iCs/>
          <w:color w:val="000000" w:themeColor="text1"/>
          <w:rPrChange w:id="550" w:author="ZhuMeng" w:date="2024-08-15T10:43:00Z">
            <w:rPr>
              <w:i/>
              <w:iCs/>
            </w:rPr>
          </w:rPrChange>
        </w:rPr>
        <w:t>Organization Science</w:t>
      </w:r>
      <w:r>
        <w:rPr>
          <w:color w:val="000000" w:themeColor="text1"/>
          <w:rPrChange w:id="551" w:author="ZhuMeng" w:date="2024-08-15T10:43:00Z">
            <w:rPr/>
          </w:rPrChange>
        </w:rPr>
        <w:t xml:space="preserve"> 29 (6): 1093–1111. </w:t>
      </w:r>
      <w:del w:id="552" w:author="ZhuMeng" w:date="2024-08-15T11:18:00Z">
        <w:r>
          <w:rPr>
            <w:color w:val="000000" w:themeColor="text1"/>
            <w:rPrChange w:id="553" w:author="ZhuMeng" w:date="2024-08-15T10:43:00Z">
              <w:rPr/>
            </w:rPrChange>
          </w:rPr>
          <w:fldChar w:fldCharType="begin"/>
        </w:r>
      </w:del>
      <w:del w:id="554" w:author="ZhuMeng" w:date="2024-08-15T11:18:00Z">
        <w:r>
          <w:rPr>
            <w:color w:val="000000" w:themeColor="text1"/>
            <w:rPrChange w:id="555" w:author="ZhuMeng" w:date="2024-08-15T10:43:00Z">
              <w:rPr/>
            </w:rPrChange>
          </w:rPr>
          <w:delInstrText xml:space="preserve">HYPERLINK "https://doi.org/10.1287/orsc.2018.1217" \h</w:delInstrText>
        </w:r>
      </w:del>
      <w:del w:id="556" w:author="ZhuMeng" w:date="2024-08-15T11:18:00Z">
        <w:r>
          <w:rPr>
            <w:color w:val="000000" w:themeColor="text1"/>
            <w:rPrChange w:id="557" w:author="ZhuMeng" w:date="2024-08-15T10:43:00Z">
              <w:rPr/>
            </w:rPrChange>
          </w:rPr>
          <w:fldChar w:fldCharType="separate"/>
        </w:r>
      </w:del>
      <w:del w:id="558" w:author="ZhuMeng" w:date="2024-08-15T11:18:00Z">
        <w:r>
          <w:rPr>
            <w:rStyle w:val="24"/>
            <w:color w:val="000000" w:themeColor="text1"/>
            <w:rPrChange w:id="559" w:author="ZhuMeng" w:date="2024-08-15T10:43:00Z">
              <w:rPr>
                <w:rStyle w:val="24"/>
              </w:rPr>
            </w:rPrChange>
          </w:rPr>
          <w:delText>https://doi.org/10.1287/orsc.2018.1217</w:delText>
        </w:r>
      </w:del>
      <w:del w:id="560" w:author="ZhuMeng" w:date="2024-08-15T11:18:00Z">
        <w:r>
          <w:rPr>
            <w:rStyle w:val="24"/>
            <w:color w:val="000000" w:themeColor="text1"/>
            <w:rPrChange w:id="561" w:author="ZhuMeng" w:date="2024-08-15T10:43:00Z">
              <w:rPr>
                <w:rStyle w:val="24"/>
              </w:rPr>
            </w:rPrChange>
          </w:rPr>
          <w:fldChar w:fldCharType="end"/>
        </w:r>
      </w:del>
      <w:del w:id="562" w:author="ZhuMeng" w:date="2024-08-15T11:18:00Z">
        <w:r>
          <w:rPr>
            <w:color w:val="000000" w:themeColor="text1"/>
            <w:rPrChange w:id="563" w:author="ZhuMeng" w:date="2024-08-15T10:43:00Z">
              <w:rPr/>
            </w:rPrChange>
          </w:rPr>
          <w:delText>.</w:delText>
        </w:r>
      </w:del>
    </w:p>
    <w:bookmarkEnd w:id="22"/>
    <w:p>
      <w:pPr>
        <w:pStyle w:val="32"/>
        <w:ind w:firstLine="480"/>
        <w:rPr>
          <w:color w:val="000000" w:themeColor="text1"/>
          <w:rPrChange w:id="564" w:author="ZhuMeng" w:date="2024-08-15T10:43:00Z">
            <w:rPr/>
          </w:rPrChange>
        </w:rPr>
      </w:pPr>
      <w:bookmarkStart w:id="23" w:name="ref-Liu2015"/>
      <w:r>
        <w:rPr>
          <w:color w:val="000000" w:themeColor="text1"/>
          <w:rPrChange w:id="565" w:author="ZhuMeng" w:date="2024-08-15T10:43:00Z">
            <w:rPr/>
          </w:rPrChange>
        </w:rPr>
        <w:t xml:space="preserve">Liu, Amy H. 2015. </w:t>
      </w:r>
      <w:r>
        <w:rPr>
          <w:i/>
          <w:iCs/>
          <w:color w:val="000000" w:themeColor="text1"/>
          <w:rPrChange w:id="566" w:author="ZhuMeng" w:date="2024-08-15T10:43:00Z">
            <w:rPr>
              <w:i/>
              <w:iCs/>
            </w:rPr>
          </w:rPrChange>
        </w:rPr>
        <w:t>Standardizing Diversity: The Political Economy of Language Regimes</w:t>
      </w:r>
      <w:r>
        <w:rPr>
          <w:color w:val="000000" w:themeColor="text1"/>
          <w:rPrChange w:id="567" w:author="ZhuMeng" w:date="2024-08-15T10:43:00Z">
            <w:rPr/>
          </w:rPrChange>
        </w:rPr>
        <w:t xml:space="preserve">. University of Pennsylvania Press. </w:t>
      </w:r>
      <w:del w:id="568" w:author="ZhuMeng" w:date="2024-08-15T11:18:00Z">
        <w:r>
          <w:rPr>
            <w:color w:val="000000" w:themeColor="text1"/>
            <w:rPrChange w:id="569" w:author="ZhuMeng" w:date="2024-08-15T10:43:00Z">
              <w:rPr/>
            </w:rPrChange>
          </w:rPr>
          <w:fldChar w:fldCharType="begin"/>
        </w:r>
      </w:del>
      <w:del w:id="570" w:author="ZhuMeng" w:date="2024-08-15T11:18:00Z">
        <w:r>
          <w:rPr>
            <w:color w:val="000000" w:themeColor="text1"/>
            <w:rPrChange w:id="571" w:author="ZhuMeng" w:date="2024-08-15T10:43:00Z">
              <w:rPr/>
            </w:rPrChange>
          </w:rPr>
          <w:delInstrText xml:space="preserve">HYPERLINK "https://books.google.com?id=JDvyCwAAQBAJ" \h</w:delInstrText>
        </w:r>
      </w:del>
      <w:del w:id="572" w:author="ZhuMeng" w:date="2024-08-15T11:18:00Z">
        <w:r>
          <w:rPr>
            <w:color w:val="000000" w:themeColor="text1"/>
            <w:rPrChange w:id="573" w:author="ZhuMeng" w:date="2024-08-15T10:43:00Z">
              <w:rPr/>
            </w:rPrChange>
          </w:rPr>
          <w:fldChar w:fldCharType="separate"/>
        </w:r>
      </w:del>
      <w:del w:id="574" w:author="ZhuMeng" w:date="2024-08-15T11:18:00Z">
        <w:r>
          <w:rPr>
            <w:rStyle w:val="24"/>
            <w:color w:val="000000" w:themeColor="text1"/>
            <w:rPrChange w:id="575" w:author="ZhuMeng" w:date="2024-08-15T10:43:00Z">
              <w:rPr>
                <w:rStyle w:val="24"/>
              </w:rPr>
            </w:rPrChange>
          </w:rPr>
          <w:delText>https://books.google.com?id=JDvyCwAAQBAJ</w:delText>
        </w:r>
      </w:del>
      <w:del w:id="576" w:author="ZhuMeng" w:date="2024-08-15T11:18:00Z">
        <w:r>
          <w:rPr>
            <w:rStyle w:val="24"/>
            <w:color w:val="000000" w:themeColor="text1"/>
            <w:rPrChange w:id="577" w:author="ZhuMeng" w:date="2024-08-15T10:43:00Z">
              <w:rPr>
                <w:rStyle w:val="24"/>
              </w:rPr>
            </w:rPrChange>
          </w:rPr>
          <w:fldChar w:fldCharType="end"/>
        </w:r>
      </w:del>
      <w:del w:id="578" w:author="ZhuMeng" w:date="2024-08-15T11:18:00Z">
        <w:r>
          <w:rPr>
            <w:color w:val="000000" w:themeColor="text1"/>
            <w:rPrChange w:id="579" w:author="ZhuMeng" w:date="2024-08-15T10:43:00Z">
              <w:rPr/>
            </w:rPrChange>
          </w:rPr>
          <w:delText>.</w:delText>
        </w:r>
      </w:del>
    </w:p>
    <w:bookmarkEnd w:id="23"/>
    <w:p>
      <w:pPr>
        <w:pStyle w:val="32"/>
        <w:ind w:firstLine="480"/>
        <w:rPr>
          <w:color w:val="000000" w:themeColor="text1"/>
          <w:rPrChange w:id="580" w:author="ZhuMeng" w:date="2024-08-15T10:43:00Z">
            <w:rPr/>
          </w:rPrChange>
        </w:rPr>
      </w:pPr>
      <w:bookmarkStart w:id="24" w:name="ref-Liu2022"/>
      <w:r>
        <w:rPr>
          <w:color w:val="000000" w:themeColor="text1"/>
          <w:rPrChange w:id="581" w:author="ZhuMeng" w:date="2024-08-15T10:43:00Z">
            <w:rPr/>
          </w:rPrChange>
        </w:rPr>
        <w:t xml:space="preserve">———. 2022. “Pronoun Usage as a Measure of Power Personalization: A General Theory with Evidence from the Chinese-Speaking World.” </w:t>
      </w:r>
      <w:r>
        <w:rPr>
          <w:i/>
          <w:iCs/>
          <w:color w:val="000000" w:themeColor="text1"/>
          <w:rPrChange w:id="582" w:author="ZhuMeng" w:date="2024-08-15T10:43:00Z">
            <w:rPr>
              <w:i/>
              <w:iCs/>
            </w:rPr>
          </w:rPrChange>
        </w:rPr>
        <w:t>British Journal of Political Science</w:t>
      </w:r>
      <w:r>
        <w:rPr>
          <w:color w:val="000000" w:themeColor="text1"/>
          <w:rPrChange w:id="583" w:author="ZhuMeng" w:date="2024-08-15T10:43:00Z">
            <w:rPr/>
          </w:rPrChange>
        </w:rPr>
        <w:t xml:space="preserve"> 52 (3, 3): 1258–75. </w:t>
      </w:r>
      <w:del w:id="584" w:author="ZhuMeng" w:date="2024-08-15T11:18:00Z">
        <w:r>
          <w:rPr>
            <w:color w:val="000000" w:themeColor="text1"/>
            <w:rPrChange w:id="585" w:author="ZhuMeng" w:date="2024-08-15T10:43:00Z">
              <w:rPr/>
            </w:rPrChange>
          </w:rPr>
          <w:fldChar w:fldCharType="begin"/>
        </w:r>
      </w:del>
      <w:del w:id="586" w:author="ZhuMeng" w:date="2024-08-15T11:18:00Z">
        <w:r>
          <w:rPr>
            <w:color w:val="000000" w:themeColor="text1"/>
            <w:rPrChange w:id="587" w:author="ZhuMeng" w:date="2024-08-15T10:43:00Z">
              <w:rPr/>
            </w:rPrChange>
          </w:rPr>
          <w:delInstrText xml:space="preserve">HYPERLINK "https://doi.org/10.1017/S0007123421000181" \h</w:delInstrText>
        </w:r>
      </w:del>
      <w:del w:id="588" w:author="ZhuMeng" w:date="2024-08-15T11:18:00Z">
        <w:r>
          <w:rPr>
            <w:color w:val="000000" w:themeColor="text1"/>
            <w:rPrChange w:id="589" w:author="ZhuMeng" w:date="2024-08-15T10:43:00Z">
              <w:rPr/>
            </w:rPrChange>
          </w:rPr>
          <w:fldChar w:fldCharType="separate"/>
        </w:r>
      </w:del>
      <w:del w:id="590" w:author="ZhuMeng" w:date="2024-08-15T11:18:00Z">
        <w:r>
          <w:rPr>
            <w:rStyle w:val="24"/>
            <w:color w:val="000000" w:themeColor="text1"/>
            <w:rPrChange w:id="591" w:author="ZhuMeng" w:date="2024-08-15T10:43:00Z">
              <w:rPr>
                <w:rStyle w:val="24"/>
              </w:rPr>
            </w:rPrChange>
          </w:rPr>
          <w:delText>https://doi.org/10.1017/S0007123421000181</w:delText>
        </w:r>
      </w:del>
      <w:del w:id="592" w:author="ZhuMeng" w:date="2024-08-15T11:18:00Z">
        <w:r>
          <w:rPr>
            <w:rStyle w:val="24"/>
            <w:color w:val="000000" w:themeColor="text1"/>
            <w:rPrChange w:id="593" w:author="ZhuMeng" w:date="2024-08-15T10:43:00Z">
              <w:rPr>
                <w:rStyle w:val="24"/>
              </w:rPr>
            </w:rPrChange>
          </w:rPr>
          <w:fldChar w:fldCharType="end"/>
        </w:r>
      </w:del>
      <w:del w:id="594" w:author="ZhuMeng" w:date="2024-08-15T11:18:00Z">
        <w:r>
          <w:rPr>
            <w:color w:val="000000" w:themeColor="text1"/>
            <w:rPrChange w:id="595" w:author="ZhuMeng" w:date="2024-08-15T10:43:00Z">
              <w:rPr/>
            </w:rPrChange>
          </w:rPr>
          <w:delText>.</w:delText>
        </w:r>
      </w:del>
    </w:p>
    <w:bookmarkEnd w:id="24"/>
    <w:p>
      <w:pPr>
        <w:pStyle w:val="32"/>
        <w:ind w:firstLine="480"/>
        <w:rPr>
          <w:color w:val="000000" w:themeColor="text1"/>
          <w:rPrChange w:id="596" w:author="ZhuMeng" w:date="2024-08-15T10:43:00Z">
            <w:rPr/>
          </w:rPrChange>
        </w:rPr>
      </w:pPr>
      <w:bookmarkStart w:id="25" w:name="ref-LiuPizzi2018"/>
      <w:r>
        <w:rPr>
          <w:color w:val="000000" w:themeColor="text1"/>
          <w:rPrChange w:id="597" w:author="ZhuMeng" w:date="2024-08-15T10:43:00Z">
            <w:rPr/>
          </w:rPrChange>
        </w:rPr>
        <w:t xml:space="preserve">Liu, Amy, and Elise Pizzi. 2018. “The Language of Economic Growth: A New Measure of Linguistic Heterogeneity.” </w:t>
      </w:r>
      <w:r>
        <w:rPr>
          <w:i/>
          <w:iCs/>
          <w:color w:val="000000" w:themeColor="text1"/>
          <w:rPrChange w:id="598" w:author="ZhuMeng" w:date="2024-08-15T10:43:00Z">
            <w:rPr>
              <w:i/>
              <w:iCs/>
            </w:rPr>
          </w:rPrChange>
        </w:rPr>
        <w:t>British Journal of Political Science</w:t>
      </w:r>
      <w:r>
        <w:rPr>
          <w:color w:val="000000" w:themeColor="text1"/>
          <w:rPrChange w:id="599" w:author="ZhuMeng" w:date="2024-08-15T10:43:00Z">
            <w:rPr/>
          </w:rPrChange>
        </w:rPr>
        <w:t xml:space="preserve">, 1–28. </w:t>
      </w:r>
      <w:del w:id="600" w:author="ZhuMeng" w:date="2024-08-15T11:19:00Z">
        <w:r>
          <w:rPr>
            <w:color w:val="000000" w:themeColor="text1"/>
            <w:rPrChange w:id="601" w:author="ZhuMeng" w:date="2024-08-15T10:43:00Z">
              <w:rPr/>
            </w:rPrChange>
          </w:rPr>
          <w:fldChar w:fldCharType="begin"/>
        </w:r>
      </w:del>
      <w:del w:id="602" w:author="ZhuMeng" w:date="2024-08-15T11:19:00Z">
        <w:r>
          <w:rPr>
            <w:color w:val="000000" w:themeColor="text1"/>
            <w:rPrChange w:id="603" w:author="ZhuMeng" w:date="2024-08-15T10:43:00Z">
              <w:rPr/>
            </w:rPrChange>
          </w:rPr>
          <w:delInstrText xml:space="preserve">HYPERLINK "https://doi.org/10.1017/s0007123416000260" \h</w:delInstrText>
        </w:r>
      </w:del>
      <w:del w:id="604" w:author="ZhuMeng" w:date="2024-08-15T11:19:00Z">
        <w:r>
          <w:rPr>
            <w:color w:val="000000" w:themeColor="text1"/>
            <w:rPrChange w:id="605" w:author="ZhuMeng" w:date="2024-08-15T10:43:00Z">
              <w:rPr/>
            </w:rPrChange>
          </w:rPr>
          <w:fldChar w:fldCharType="separate"/>
        </w:r>
      </w:del>
      <w:del w:id="606" w:author="ZhuMeng" w:date="2024-08-15T11:19:00Z">
        <w:r>
          <w:rPr>
            <w:rStyle w:val="24"/>
            <w:color w:val="000000" w:themeColor="text1"/>
            <w:rPrChange w:id="607" w:author="ZhuMeng" w:date="2024-08-15T10:43:00Z">
              <w:rPr>
                <w:rStyle w:val="24"/>
              </w:rPr>
            </w:rPrChange>
          </w:rPr>
          <w:delText>https://doi.org/10.1017/s0007123416000260</w:delText>
        </w:r>
      </w:del>
      <w:del w:id="608" w:author="ZhuMeng" w:date="2024-08-15T11:19:00Z">
        <w:r>
          <w:rPr>
            <w:rStyle w:val="24"/>
            <w:color w:val="000000" w:themeColor="text1"/>
            <w:rPrChange w:id="609" w:author="ZhuMeng" w:date="2024-08-15T10:43:00Z">
              <w:rPr>
                <w:rStyle w:val="24"/>
              </w:rPr>
            </w:rPrChange>
          </w:rPr>
          <w:fldChar w:fldCharType="end"/>
        </w:r>
      </w:del>
      <w:del w:id="610" w:author="ZhuMeng" w:date="2024-08-15T11:19:00Z">
        <w:r>
          <w:rPr>
            <w:color w:val="000000" w:themeColor="text1"/>
            <w:rPrChange w:id="611" w:author="ZhuMeng" w:date="2024-08-15T10:43:00Z">
              <w:rPr/>
            </w:rPrChange>
          </w:rPr>
          <w:delText>.</w:delText>
        </w:r>
      </w:del>
    </w:p>
    <w:bookmarkEnd w:id="25"/>
    <w:p>
      <w:pPr>
        <w:pStyle w:val="32"/>
        <w:ind w:firstLine="480"/>
        <w:rPr>
          <w:color w:val="000000" w:themeColor="text1"/>
          <w:rPrChange w:id="612" w:author="ZhuMeng" w:date="2024-08-15T10:43:00Z">
            <w:rPr/>
          </w:rPrChange>
        </w:rPr>
      </w:pPr>
      <w:bookmarkStart w:id="26" w:name="ref-MartelliJaffrelot2023"/>
      <w:r>
        <w:rPr>
          <w:color w:val="000000" w:themeColor="text1"/>
          <w:rPrChange w:id="613" w:author="ZhuMeng" w:date="2024-08-15T10:43:00Z">
            <w:rPr/>
          </w:rPrChange>
        </w:rPr>
        <w:t xml:space="preserve">Martelli, Jean-Thomas, and Christophe Jaffrelot. 2023. “Do Populist Leaders Mimic the Language of Ordinary Citizens? Evidence from India.” </w:t>
      </w:r>
      <w:r>
        <w:rPr>
          <w:i/>
          <w:iCs/>
          <w:color w:val="000000" w:themeColor="text1"/>
          <w:rPrChange w:id="614" w:author="ZhuMeng" w:date="2024-08-15T10:43:00Z">
            <w:rPr>
              <w:i/>
              <w:iCs/>
            </w:rPr>
          </w:rPrChange>
        </w:rPr>
        <w:t>Political Psychology</w:t>
      </w:r>
      <w:r>
        <w:rPr>
          <w:color w:val="000000" w:themeColor="text1"/>
          <w:rPrChange w:id="615" w:author="ZhuMeng" w:date="2024-08-15T10:43:00Z">
            <w:rPr/>
          </w:rPrChange>
        </w:rPr>
        <w:t xml:space="preserve"> 44 (5): 1141–60. </w:t>
      </w:r>
      <w:del w:id="616" w:author="ZhuMeng" w:date="2024-08-15T11:19:00Z">
        <w:r>
          <w:rPr>
            <w:color w:val="000000" w:themeColor="text1"/>
            <w:rPrChange w:id="617" w:author="ZhuMeng" w:date="2024-08-15T10:43:00Z">
              <w:rPr/>
            </w:rPrChange>
          </w:rPr>
          <w:fldChar w:fldCharType="begin"/>
        </w:r>
      </w:del>
      <w:del w:id="618" w:author="ZhuMeng" w:date="2024-08-15T11:19:00Z">
        <w:r>
          <w:rPr>
            <w:color w:val="000000" w:themeColor="text1"/>
            <w:rPrChange w:id="619" w:author="ZhuMeng" w:date="2024-08-15T10:43:00Z">
              <w:rPr/>
            </w:rPrChange>
          </w:rPr>
          <w:delInstrText xml:space="preserve">HYPERLINK "https://doi.org/10.1111/pops.12881" \h</w:delInstrText>
        </w:r>
      </w:del>
      <w:del w:id="620" w:author="ZhuMeng" w:date="2024-08-15T11:19:00Z">
        <w:r>
          <w:rPr>
            <w:color w:val="000000" w:themeColor="text1"/>
            <w:rPrChange w:id="621" w:author="ZhuMeng" w:date="2024-08-15T10:43:00Z">
              <w:rPr/>
            </w:rPrChange>
          </w:rPr>
          <w:fldChar w:fldCharType="separate"/>
        </w:r>
      </w:del>
      <w:del w:id="622" w:author="ZhuMeng" w:date="2024-08-15T11:19:00Z">
        <w:r>
          <w:rPr>
            <w:rStyle w:val="24"/>
            <w:color w:val="000000" w:themeColor="text1"/>
            <w:rPrChange w:id="623" w:author="ZhuMeng" w:date="2024-08-15T10:43:00Z">
              <w:rPr>
                <w:rStyle w:val="24"/>
              </w:rPr>
            </w:rPrChange>
          </w:rPr>
          <w:delText>https://doi.org/10.1111/pops.12881</w:delText>
        </w:r>
      </w:del>
      <w:del w:id="624" w:author="ZhuMeng" w:date="2024-08-15T11:19:00Z">
        <w:r>
          <w:rPr>
            <w:rStyle w:val="24"/>
            <w:color w:val="000000" w:themeColor="text1"/>
            <w:rPrChange w:id="625" w:author="ZhuMeng" w:date="2024-08-15T10:43:00Z">
              <w:rPr>
                <w:rStyle w:val="24"/>
              </w:rPr>
            </w:rPrChange>
          </w:rPr>
          <w:fldChar w:fldCharType="end"/>
        </w:r>
      </w:del>
      <w:del w:id="626" w:author="ZhuMeng" w:date="2024-08-15T11:19:00Z">
        <w:r>
          <w:rPr>
            <w:color w:val="000000" w:themeColor="text1"/>
            <w:rPrChange w:id="627" w:author="ZhuMeng" w:date="2024-08-15T10:43:00Z">
              <w:rPr/>
            </w:rPrChange>
          </w:rPr>
          <w:delText>.</w:delText>
        </w:r>
      </w:del>
    </w:p>
    <w:bookmarkEnd w:id="26"/>
    <w:p>
      <w:pPr>
        <w:pStyle w:val="32"/>
        <w:ind w:firstLine="480"/>
        <w:rPr>
          <w:color w:val="000000" w:themeColor="text1"/>
          <w:rPrChange w:id="628" w:author="ZhuMeng" w:date="2024-08-15T10:43:00Z">
            <w:rPr/>
          </w:rPrChange>
        </w:rPr>
      </w:pPr>
      <w:bookmarkStart w:id="27" w:name="ref-Pool1991"/>
      <w:r>
        <w:rPr>
          <w:color w:val="000000" w:themeColor="text1"/>
          <w:rPrChange w:id="629" w:author="ZhuMeng" w:date="2024-08-15T10:43:00Z">
            <w:rPr/>
          </w:rPrChange>
        </w:rPr>
        <w:t xml:space="preserve">Pool, Jonathan. 1991. “The Official Language Problem.” </w:t>
      </w:r>
      <w:r>
        <w:rPr>
          <w:i/>
          <w:iCs/>
          <w:color w:val="000000" w:themeColor="text1"/>
          <w:rPrChange w:id="630" w:author="ZhuMeng" w:date="2024-08-15T10:43:00Z">
            <w:rPr>
              <w:i/>
              <w:iCs/>
            </w:rPr>
          </w:rPrChange>
        </w:rPr>
        <w:t>American Political Science Review</w:t>
      </w:r>
      <w:r>
        <w:rPr>
          <w:color w:val="000000" w:themeColor="text1"/>
          <w:rPrChange w:id="631" w:author="ZhuMeng" w:date="2024-08-15T10:43:00Z">
            <w:rPr/>
          </w:rPrChange>
        </w:rPr>
        <w:t xml:space="preserve"> 85 (02): 495–514.</w:t>
      </w:r>
    </w:p>
    <w:bookmarkEnd w:id="27"/>
    <w:p>
      <w:pPr>
        <w:pStyle w:val="32"/>
        <w:ind w:firstLine="480"/>
        <w:rPr>
          <w:del w:id="632" w:author="ZhuMeng" w:date="2024-08-15T11:19:00Z"/>
          <w:color w:val="000000" w:themeColor="text1"/>
          <w:lang w:eastAsia="zh-CN"/>
        </w:rPr>
      </w:pPr>
      <w:bookmarkStart w:id="28" w:name="ref-Schildkraut2001a"/>
      <w:r>
        <w:rPr>
          <w:color w:val="000000" w:themeColor="text1"/>
          <w:rPrChange w:id="633" w:author="ZhuMeng" w:date="2024-08-15T10:43:00Z">
            <w:rPr/>
          </w:rPrChange>
        </w:rPr>
        <w:t xml:space="preserve">Schildkraut, Deborah J. 2001. “Official-English and the States: Influences on Declaring English the Official Language in the United States.” </w:t>
      </w:r>
      <w:r>
        <w:rPr>
          <w:i/>
          <w:iCs/>
          <w:color w:val="000000" w:themeColor="text1"/>
          <w:rPrChange w:id="634" w:author="ZhuMeng" w:date="2024-08-15T10:43:00Z">
            <w:rPr>
              <w:i/>
              <w:iCs/>
            </w:rPr>
          </w:rPrChange>
        </w:rPr>
        <w:t>Political Research Quarterly</w:t>
      </w:r>
      <w:r>
        <w:rPr>
          <w:color w:val="000000" w:themeColor="text1"/>
          <w:rPrChange w:id="635" w:author="ZhuMeng" w:date="2024-08-15T10:43:00Z">
            <w:rPr/>
          </w:rPrChange>
        </w:rPr>
        <w:t xml:space="preserve"> 54 (2): 445–57. </w:t>
      </w:r>
      <w:del w:id="636" w:author="ZhuMeng" w:date="2024-08-15T11:19:00Z">
        <w:r>
          <w:rPr>
            <w:color w:val="000000" w:themeColor="text1"/>
            <w:rPrChange w:id="637" w:author="ZhuMeng" w:date="2024-08-15T10:43:00Z">
              <w:rPr/>
            </w:rPrChange>
          </w:rPr>
          <w:fldChar w:fldCharType="begin"/>
        </w:r>
      </w:del>
      <w:del w:id="638" w:author="ZhuMeng" w:date="2024-08-15T11:19:00Z">
        <w:r>
          <w:rPr>
            <w:color w:val="000000" w:themeColor="text1"/>
            <w:rPrChange w:id="639" w:author="ZhuMeng" w:date="2024-08-15T10:43:00Z">
              <w:rPr/>
            </w:rPrChange>
          </w:rPr>
          <w:delInstrText xml:space="preserve">HYPERLINK "https://doi.org/10.1177/106591290105400211" \h</w:delInstrText>
        </w:r>
      </w:del>
      <w:del w:id="640" w:author="ZhuMeng" w:date="2024-08-15T11:19:00Z">
        <w:r>
          <w:rPr>
            <w:color w:val="000000" w:themeColor="text1"/>
            <w:rPrChange w:id="641" w:author="ZhuMeng" w:date="2024-08-15T10:43:00Z">
              <w:rPr/>
            </w:rPrChange>
          </w:rPr>
          <w:fldChar w:fldCharType="separate"/>
        </w:r>
      </w:del>
      <w:del w:id="642" w:author="ZhuMeng" w:date="2024-08-15T11:19:00Z">
        <w:r>
          <w:rPr>
            <w:rStyle w:val="24"/>
            <w:color w:val="000000" w:themeColor="text1"/>
            <w:rPrChange w:id="643" w:author="ZhuMeng" w:date="2024-08-15T10:43:00Z">
              <w:rPr>
                <w:rStyle w:val="24"/>
              </w:rPr>
            </w:rPrChange>
          </w:rPr>
          <w:delText>https://doi.org/10.1177/106591290105400211</w:delText>
        </w:r>
      </w:del>
      <w:del w:id="644" w:author="ZhuMeng" w:date="2024-08-15T11:19:00Z">
        <w:r>
          <w:rPr>
            <w:rStyle w:val="24"/>
            <w:color w:val="000000" w:themeColor="text1"/>
            <w:rPrChange w:id="645" w:author="ZhuMeng" w:date="2024-08-15T10:43:00Z">
              <w:rPr>
                <w:rStyle w:val="24"/>
              </w:rPr>
            </w:rPrChange>
          </w:rPr>
          <w:fldChar w:fldCharType="end"/>
        </w:r>
      </w:del>
      <w:del w:id="646" w:author="ZhuMeng" w:date="2024-08-15T11:19:00Z">
        <w:r>
          <w:rPr>
            <w:color w:val="000000" w:themeColor="text1"/>
            <w:rPrChange w:id="647" w:author="ZhuMeng" w:date="2024-08-15T10:43:00Z">
              <w:rPr/>
            </w:rPrChange>
          </w:rPr>
          <w:delText>.</w:delText>
        </w:r>
      </w:del>
    </w:p>
    <w:p>
      <w:pPr>
        <w:pStyle w:val="32"/>
        <w:ind w:firstLine="480"/>
        <w:rPr>
          <w:ins w:id="648" w:author="ZhuMeng" w:date="2024-08-15T11:19:00Z"/>
          <w:rFonts w:hint="eastAsia"/>
          <w:color w:val="000000" w:themeColor="text1"/>
          <w:rPrChange w:id="649" w:author="ZhuMeng" w:date="2024-08-15T10:43:00Z">
            <w:rPr>
              <w:ins w:id="650" w:author="ZhuMeng" w:date="2024-08-15T11:19:00Z"/>
            </w:rPr>
          </w:rPrChange>
        </w:rPr>
      </w:pPr>
    </w:p>
    <w:bookmarkEnd w:id="28"/>
    <w:p>
      <w:pPr>
        <w:pStyle w:val="32"/>
        <w:ind w:firstLine="480"/>
        <w:rPr>
          <w:color w:val="000000" w:themeColor="text1"/>
          <w:rPrChange w:id="651" w:author="ZhuMeng" w:date="2024-08-15T10:43:00Z">
            <w:rPr/>
          </w:rPrChange>
        </w:rPr>
      </w:pPr>
      <w:bookmarkStart w:id="29" w:name="ref-TangHe2010"/>
      <w:r>
        <w:rPr>
          <w:color w:val="000000" w:themeColor="text1"/>
          <w:rPrChange w:id="652" w:author="ZhuMeng" w:date="2024-08-15T10:43:00Z">
            <w:rPr/>
          </w:rPrChange>
        </w:rPr>
        <w:t xml:space="preserve">Tang, </w:t>
      </w:r>
      <w:r>
        <w:rPr>
          <w:color w:val="000000" w:themeColor="text1"/>
          <w:rPrChange w:id="653" w:author="ZhuMeng" w:date="2024-08-15T10:43:00Z">
            <w:rPr/>
          </w:rPrChange>
        </w:rPr>
        <w:t>Wenfang</w:t>
      </w:r>
      <w:r>
        <w:rPr>
          <w:color w:val="000000" w:themeColor="text1"/>
          <w:rPrChange w:id="654" w:author="ZhuMeng" w:date="2024-08-15T10:43:00Z">
            <w:rPr/>
          </w:rPrChange>
        </w:rPr>
        <w:t xml:space="preserve">, and </w:t>
      </w:r>
      <w:r>
        <w:rPr>
          <w:color w:val="000000" w:themeColor="text1"/>
          <w:rPrChange w:id="655" w:author="ZhuMeng" w:date="2024-08-15T10:43:00Z">
            <w:rPr/>
          </w:rPrChange>
        </w:rPr>
        <w:t>Gaochao</w:t>
      </w:r>
      <w:r>
        <w:rPr>
          <w:color w:val="000000" w:themeColor="text1"/>
          <w:rPrChange w:id="656" w:author="ZhuMeng" w:date="2024-08-15T10:43:00Z">
            <w:rPr/>
          </w:rPrChange>
        </w:rPr>
        <w:t xml:space="preserve"> He. 2010. “Separate but Loyal: Ethnicity and Nationalism in China.” </w:t>
      </w:r>
      <w:r>
        <w:rPr>
          <w:i/>
          <w:iCs/>
          <w:color w:val="000000" w:themeColor="text1"/>
          <w:rPrChange w:id="657" w:author="ZhuMeng" w:date="2024-08-15T10:43:00Z">
            <w:rPr>
              <w:i/>
              <w:iCs/>
            </w:rPr>
          </w:rPrChange>
        </w:rPr>
        <w:t>Policy Studies</w:t>
      </w:r>
      <w:r>
        <w:rPr>
          <w:color w:val="000000" w:themeColor="text1"/>
          <w:rPrChange w:id="658" w:author="ZhuMeng" w:date="2024-08-15T10:43:00Z">
            <w:rPr/>
          </w:rPrChange>
        </w:rPr>
        <w:t>, no. 56: I, VII, VIII, X, 1–58, 64.</w:t>
      </w:r>
    </w:p>
    <w:bookmarkEnd w:id="29"/>
    <w:p>
      <w:pPr>
        <w:pStyle w:val="32"/>
        <w:ind w:firstLine="480"/>
        <w:rPr>
          <w:del w:id="659" w:author="ZhuMeng" w:date="2024-08-15T11:19:00Z"/>
          <w:color w:val="000000" w:themeColor="text1"/>
          <w:lang w:eastAsia="zh-CN"/>
        </w:rPr>
      </w:pPr>
      <w:bookmarkStart w:id="30" w:name="ref-TangEtAl2016"/>
      <w:r>
        <w:rPr>
          <w:color w:val="000000" w:themeColor="text1"/>
          <w:rPrChange w:id="660" w:author="ZhuMeng" w:date="2024-08-15T10:43:00Z">
            <w:rPr/>
          </w:rPrChange>
        </w:rPr>
        <w:t xml:space="preserve">Tang, Wenfang, Yue Hu, and Shuai Jin. 2016. “Affirmative Inaction: Language Education and Labor Mobility Among China’s Muslim Minorities.” </w:t>
      </w:r>
      <w:r>
        <w:rPr>
          <w:i/>
          <w:iCs/>
          <w:color w:val="000000" w:themeColor="text1"/>
          <w:rPrChange w:id="661" w:author="ZhuMeng" w:date="2024-08-15T10:43:00Z">
            <w:rPr>
              <w:i/>
              <w:iCs/>
            </w:rPr>
          </w:rPrChange>
        </w:rPr>
        <w:t>Chinese Sociological Review</w:t>
      </w:r>
      <w:r>
        <w:rPr>
          <w:color w:val="000000" w:themeColor="text1"/>
          <w:rPrChange w:id="662" w:author="ZhuMeng" w:date="2024-08-15T10:43:00Z">
            <w:rPr/>
          </w:rPrChange>
        </w:rPr>
        <w:t xml:space="preserve"> 48 (4): 346–66.</w:t>
      </w:r>
      <w:del w:id="663" w:author="ZhuMeng" w:date="2024-08-15T11:19:00Z">
        <w:r>
          <w:rPr>
            <w:color w:val="000000" w:themeColor="text1"/>
            <w:rPrChange w:id="664" w:author="ZhuMeng" w:date="2024-08-15T10:43:00Z">
              <w:rPr/>
            </w:rPrChange>
          </w:rPr>
          <w:delText xml:space="preserve"> </w:delText>
        </w:r>
      </w:del>
      <w:del w:id="665" w:author="ZhuMeng" w:date="2024-08-15T11:19:00Z">
        <w:r>
          <w:rPr>
            <w:color w:val="000000" w:themeColor="text1"/>
            <w:rPrChange w:id="666" w:author="ZhuMeng" w:date="2024-08-15T10:43:00Z">
              <w:rPr/>
            </w:rPrChange>
          </w:rPr>
          <w:fldChar w:fldCharType="begin"/>
        </w:r>
      </w:del>
      <w:del w:id="667" w:author="ZhuMeng" w:date="2024-08-15T11:19:00Z">
        <w:r>
          <w:rPr>
            <w:color w:val="000000" w:themeColor="text1"/>
            <w:rPrChange w:id="668" w:author="ZhuMeng" w:date="2024-08-15T10:43:00Z">
              <w:rPr/>
            </w:rPrChange>
          </w:rPr>
          <w:delInstrText xml:space="preserve">HYPERLINK "https://doi.org/10.1080/21620555.2016.1202753" \h</w:delInstrText>
        </w:r>
      </w:del>
      <w:del w:id="669" w:author="ZhuMeng" w:date="2024-08-15T11:19:00Z">
        <w:r>
          <w:rPr>
            <w:color w:val="000000" w:themeColor="text1"/>
            <w:rPrChange w:id="670" w:author="ZhuMeng" w:date="2024-08-15T10:43:00Z">
              <w:rPr/>
            </w:rPrChange>
          </w:rPr>
          <w:fldChar w:fldCharType="separate"/>
        </w:r>
      </w:del>
      <w:del w:id="671" w:author="ZhuMeng" w:date="2024-08-15T11:19:00Z">
        <w:r>
          <w:rPr>
            <w:rStyle w:val="24"/>
            <w:color w:val="000000" w:themeColor="text1"/>
            <w:rPrChange w:id="672" w:author="ZhuMeng" w:date="2024-08-15T10:43:00Z">
              <w:rPr>
                <w:rStyle w:val="24"/>
              </w:rPr>
            </w:rPrChange>
          </w:rPr>
          <w:delText>https://doi.org/10.1080/21620555.2016.1202753</w:delText>
        </w:r>
      </w:del>
      <w:del w:id="673" w:author="ZhuMeng" w:date="2024-08-15T11:19:00Z">
        <w:r>
          <w:rPr>
            <w:rStyle w:val="24"/>
            <w:color w:val="000000" w:themeColor="text1"/>
            <w:rPrChange w:id="674" w:author="ZhuMeng" w:date="2024-08-15T10:43:00Z">
              <w:rPr>
                <w:rStyle w:val="24"/>
              </w:rPr>
            </w:rPrChange>
          </w:rPr>
          <w:fldChar w:fldCharType="end"/>
        </w:r>
      </w:del>
      <w:del w:id="675" w:author="ZhuMeng" w:date="2024-08-15T11:19:00Z">
        <w:r>
          <w:rPr>
            <w:color w:val="000000" w:themeColor="text1"/>
            <w:rPrChange w:id="676" w:author="ZhuMeng" w:date="2024-08-15T10:43:00Z">
              <w:rPr/>
            </w:rPrChange>
          </w:rPr>
          <w:delText>.</w:delText>
        </w:r>
      </w:del>
    </w:p>
    <w:p>
      <w:pPr>
        <w:pStyle w:val="32"/>
        <w:ind w:firstLine="480"/>
        <w:rPr>
          <w:ins w:id="677" w:author="ZhuMeng" w:date="2024-08-15T11:19:00Z"/>
          <w:rFonts w:hint="eastAsia"/>
          <w:color w:val="000000" w:themeColor="text1"/>
          <w:rPrChange w:id="678" w:author="ZhuMeng" w:date="2024-08-15T10:43:00Z">
            <w:rPr>
              <w:ins w:id="679" w:author="ZhuMeng" w:date="2024-08-15T11:19:00Z"/>
            </w:rPr>
          </w:rPrChange>
        </w:rPr>
      </w:pPr>
    </w:p>
    <w:bookmarkEnd w:id="30"/>
    <w:p>
      <w:pPr>
        <w:pStyle w:val="32"/>
        <w:ind w:firstLine="480"/>
        <w:rPr>
          <w:color w:val="000000" w:themeColor="text1"/>
          <w:rPrChange w:id="680" w:author="ZhuMeng" w:date="2024-08-15T10:43:00Z">
            <w:rPr/>
          </w:rPrChange>
        </w:rPr>
      </w:pPr>
      <w:bookmarkStart w:id="31" w:name="ref-HeZengKe2014"/>
      <w:r>
        <w:rPr>
          <w:color w:val="000000" w:themeColor="text1"/>
          <w:rPrChange w:id="681" w:author="ZhuMeng" w:date="2024-08-15T10:43:00Z">
            <w:rPr/>
          </w:rPrChange>
        </w:rPr>
        <w:t>何增科</w:t>
      </w:r>
      <w:r>
        <w:rPr>
          <w:color w:val="000000" w:themeColor="text1"/>
          <w:rPrChange w:id="682" w:author="ZhuMeng" w:date="2024-08-15T10:43:00Z">
            <w:rPr/>
          </w:rPrChange>
        </w:rPr>
        <w:t>. 2014. “</w:t>
      </w:r>
      <w:r>
        <w:rPr>
          <w:color w:val="000000" w:themeColor="text1"/>
          <w:rPrChange w:id="683" w:author="ZhuMeng" w:date="2024-08-15T10:43:00Z">
            <w:rPr/>
          </w:rPrChange>
        </w:rPr>
        <w:t>理解国家治理及其现代化</w:t>
      </w:r>
      <w:r>
        <w:rPr>
          <w:color w:val="000000" w:themeColor="text1"/>
          <w:rPrChange w:id="684" w:author="ZhuMeng" w:date="2024-08-15T10:43:00Z">
            <w:rPr/>
          </w:rPrChange>
        </w:rPr>
        <w:t xml:space="preserve">.” </w:t>
      </w:r>
      <w:r>
        <w:rPr>
          <w:i/>
          <w:iCs/>
          <w:color w:val="000000" w:themeColor="text1"/>
          <w:rPrChange w:id="685" w:author="ZhuMeng" w:date="2024-08-15T10:43:00Z">
            <w:rPr>
              <w:i/>
              <w:iCs/>
            </w:rPr>
          </w:rPrChange>
        </w:rPr>
        <w:t>马克思主义与现实</w:t>
      </w:r>
      <w:r>
        <w:rPr>
          <w:color w:val="000000" w:themeColor="text1"/>
          <w:rPrChange w:id="686" w:author="ZhuMeng" w:date="2024-08-15T10:43:00Z">
            <w:rPr/>
          </w:rPrChange>
        </w:rPr>
        <w:t>, no. 01: 11–15.</w:t>
      </w:r>
    </w:p>
    <w:bookmarkEnd w:id="31"/>
    <w:p>
      <w:pPr>
        <w:pStyle w:val="32"/>
        <w:ind w:firstLine="480"/>
        <w:rPr>
          <w:color w:val="000000" w:themeColor="text1"/>
          <w:rPrChange w:id="687" w:author="ZhuMeng" w:date="2024-08-15T10:43:00Z">
            <w:rPr/>
          </w:rPrChange>
        </w:rPr>
      </w:pPr>
      <w:bookmarkStart w:id="32" w:name="ref-YuWeiQi2017"/>
      <w:r>
        <w:rPr>
          <w:color w:val="000000" w:themeColor="text1"/>
          <w:rPrChange w:id="688" w:author="ZhuMeng" w:date="2024-08-15T10:43:00Z">
            <w:rPr/>
          </w:rPrChange>
        </w:rPr>
        <w:t>俞玮奇</w:t>
      </w:r>
      <w:r>
        <w:rPr>
          <w:color w:val="000000" w:themeColor="text1"/>
          <w:rPrChange w:id="689" w:author="ZhuMeng" w:date="2024-08-15T10:43:00Z">
            <w:rPr/>
          </w:rPrChange>
        </w:rPr>
        <w:t>. 2017. “</w:t>
      </w:r>
      <w:r>
        <w:rPr>
          <w:color w:val="000000" w:themeColor="text1"/>
          <w:rPrChange w:id="690" w:author="ZhuMeng" w:date="2024-08-15T10:43:00Z">
            <w:rPr/>
          </w:rPrChange>
        </w:rPr>
        <w:t>新型城镇化视野下上海农民工的语言市民化与城市融入</w:t>
      </w:r>
      <w:r>
        <w:rPr>
          <w:color w:val="000000" w:themeColor="text1"/>
          <w:rPrChange w:id="691" w:author="ZhuMeng" w:date="2024-08-15T10:43:00Z">
            <w:rPr/>
          </w:rPrChange>
        </w:rPr>
        <w:t xml:space="preserve">.” </w:t>
      </w:r>
      <w:r>
        <w:rPr>
          <w:i/>
          <w:iCs/>
          <w:color w:val="000000" w:themeColor="text1"/>
          <w:rPrChange w:id="692" w:author="ZhuMeng" w:date="2024-08-15T10:43:00Z">
            <w:rPr>
              <w:i/>
              <w:iCs/>
            </w:rPr>
          </w:rPrChange>
        </w:rPr>
        <w:t>语言文字应用</w:t>
      </w:r>
      <w:r>
        <w:rPr>
          <w:color w:val="000000" w:themeColor="text1"/>
          <w:rPrChange w:id="693" w:author="ZhuMeng" w:date="2024-08-15T10:43:00Z">
            <w:rPr/>
          </w:rPrChange>
        </w:rPr>
        <w:t xml:space="preserve">, no. 01: 14–22. </w:t>
      </w:r>
      <w:del w:id="694" w:author="ZhuMeng" w:date="2024-08-15T11:19:00Z">
        <w:r>
          <w:rPr>
            <w:color w:val="000000" w:themeColor="text1"/>
            <w:rPrChange w:id="695" w:author="ZhuMeng" w:date="2024-08-15T10:43:00Z">
              <w:rPr/>
            </w:rPrChange>
          </w:rPr>
          <w:fldChar w:fldCharType="begin"/>
        </w:r>
      </w:del>
      <w:del w:id="696" w:author="ZhuMeng" w:date="2024-08-15T11:19:00Z">
        <w:r>
          <w:rPr>
            <w:color w:val="000000" w:themeColor="text1"/>
            <w:rPrChange w:id="697" w:author="ZhuMeng" w:date="2024-08-15T10:43:00Z">
              <w:rPr/>
            </w:rPrChange>
          </w:rPr>
          <w:delInstrText xml:space="preserve">HYPERLINK "https://kns.cnki.net/KCMS/detail/detail.aspx?dbcode=CJFD&amp;dbname=CJFDLAST2017&amp;filename=YYYY201701002&amp;v=" \h</w:delInstrText>
        </w:r>
      </w:del>
      <w:del w:id="698" w:author="ZhuMeng" w:date="2024-08-15T11:19:00Z">
        <w:r>
          <w:rPr>
            <w:color w:val="000000" w:themeColor="text1"/>
            <w:rPrChange w:id="699" w:author="ZhuMeng" w:date="2024-08-15T10:43:00Z">
              <w:rPr/>
            </w:rPrChange>
          </w:rPr>
          <w:fldChar w:fldCharType="separate"/>
        </w:r>
      </w:del>
      <w:del w:id="700" w:author="ZhuMeng" w:date="2024-08-15T11:19:00Z">
        <w:r>
          <w:rPr>
            <w:rStyle w:val="24"/>
            <w:color w:val="000000" w:themeColor="text1"/>
            <w:rPrChange w:id="701" w:author="ZhuMeng" w:date="2024-08-15T10:43:00Z">
              <w:rPr>
                <w:rStyle w:val="24"/>
              </w:rPr>
            </w:rPrChange>
          </w:rPr>
          <w:delText>https://kns.cnki.net/KCMS/detail/detail.aspx?dbcode=CJFD&amp;dbname=CJFDLAST2017&amp;filename=YYYY201701002&amp;v=</w:delText>
        </w:r>
      </w:del>
      <w:del w:id="702" w:author="ZhuMeng" w:date="2024-08-15T11:19:00Z">
        <w:r>
          <w:rPr>
            <w:rStyle w:val="24"/>
            <w:color w:val="000000" w:themeColor="text1"/>
            <w:rPrChange w:id="703" w:author="ZhuMeng" w:date="2024-08-15T10:43:00Z">
              <w:rPr>
                <w:rStyle w:val="24"/>
              </w:rPr>
            </w:rPrChange>
          </w:rPr>
          <w:fldChar w:fldCharType="end"/>
        </w:r>
      </w:del>
      <w:del w:id="704" w:author="ZhuMeng" w:date="2024-08-15T11:19:00Z">
        <w:r>
          <w:rPr>
            <w:color w:val="000000" w:themeColor="text1"/>
            <w:rPrChange w:id="705" w:author="ZhuMeng" w:date="2024-08-15T10:43:00Z">
              <w:rPr/>
            </w:rPrChange>
          </w:rPr>
          <w:delText>.</w:delText>
        </w:r>
      </w:del>
    </w:p>
    <w:bookmarkEnd w:id="32"/>
    <w:p>
      <w:pPr>
        <w:pStyle w:val="32"/>
        <w:ind w:firstLine="480"/>
        <w:rPr>
          <w:color w:val="000000" w:themeColor="text1"/>
          <w:lang w:eastAsia="zh-CN"/>
          <w:rPrChange w:id="706" w:author="ZhuMeng" w:date="2024-08-15T10:43:00Z">
            <w:rPr>
              <w:lang w:eastAsia="zh-CN"/>
            </w:rPr>
          </w:rPrChange>
        </w:rPr>
      </w:pPr>
      <w:bookmarkStart w:id="33" w:name="ref-LiuGuoHuiZhangWeiGuo2020"/>
      <w:r>
        <w:rPr>
          <w:color w:val="000000" w:themeColor="text1"/>
          <w:lang w:eastAsia="zh-CN"/>
          <w:rPrChange w:id="707" w:author="ZhuMeng" w:date="2024-08-15T10:43:00Z">
            <w:rPr>
              <w:lang w:eastAsia="zh-CN"/>
            </w:rPr>
          </w:rPrChange>
        </w:rPr>
        <w:t>刘国辉</w:t>
      </w:r>
      <w:r>
        <w:rPr>
          <w:color w:val="000000" w:themeColor="text1"/>
          <w:lang w:eastAsia="zh-CN"/>
          <w:rPrChange w:id="708" w:author="ZhuMeng" w:date="2024-08-15T10:43:00Z">
            <w:rPr>
              <w:lang w:eastAsia="zh-CN"/>
            </w:rPr>
          </w:rPrChange>
        </w:rPr>
        <w:t xml:space="preserve">, and </w:t>
      </w:r>
      <w:r>
        <w:rPr>
          <w:color w:val="000000" w:themeColor="text1"/>
          <w:lang w:eastAsia="zh-CN"/>
          <w:rPrChange w:id="709" w:author="ZhuMeng" w:date="2024-08-15T10:43:00Z">
            <w:rPr>
              <w:lang w:eastAsia="zh-CN"/>
            </w:rPr>
          </w:rPrChange>
        </w:rPr>
        <w:t>张卫国</w:t>
      </w:r>
      <w:r>
        <w:rPr>
          <w:color w:val="000000" w:themeColor="text1"/>
          <w:lang w:eastAsia="zh-CN"/>
          <w:rPrChange w:id="710" w:author="ZhuMeng" w:date="2024-08-15T10:43:00Z">
            <w:rPr>
              <w:lang w:eastAsia="zh-CN"/>
            </w:rPr>
          </w:rPrChange>
        </w:rPr>
        <w:t>. 2020. “</w:t>
      </w:r>
      <w:r>
        <w:rPr>
          <w:color w:val="000000" w:themeColor="text1"/>
          <w:lang w:eastAsia="zh-CN"/>
          <w:rPrChange w:id="711" w:author="ZhuMeng" w:date="2024-08-15T10:43:00Z">
            <w:rPr>
              <w:lang w:eastAsia="zh-CN"/>
            </w:rPr>
          </w:rPrChange>
        </w:rPr>
        <w:t>普通话能力与进城农民工心理健康</w:t>
      </w:r>
      <w:r>
        <w:rPr>
          <w:color w:val="000000" w:themeColor="text1"/>
          <w:lang w:eastAsia="zh-CN"/>
          <w:rPrChange w:id="712" w:author="ZhuMeng" w:date="2024-08-15T10:43:00Z">
            <w:rPr>
              <w:lang w:eastAsia="zh-CN"/>
            </w:rPr>
          </w:rPrChange>
        </w:rPr>
        <w:t>——</w:t>
      </w:r>
      <w:r>
        <w:rPr>
          <w:color w:val="000000" w:themeColor="text1"/>
          <w:lang w:eastAsia="zh-CN"/>
          <w:rPrChange w:id="713" w:author="ZhuMeng" w:date="2024-08-15T10:43:00Z">
            <w:rPr>
              <w:lang w:eastAsia="zh-CN"/>
            </w:rPr>
          </w:rPrChange>
        </w:rPr>
        <w:t>基于中国综合社会调查的实证研究</w:t>
      </w:r>
      <w:r>
        <w:rPr>
          <w:color w:val="000000" w:themeColor="text1"/>
          <w:lang w:eastAsia="zh-CN"/>
          <w:rPrChange w:id="714" w:author="ZhuMeng" w:date="2024-08-15T10:43:00Z">
            <w:rPr>
              <w:lang w:eastAsia="zh-CN"/>
            </w:rPr>
          </w:rPrChange>
        </w:rPr>
        <w:t xml:space="preserve">.” </w:t>
      </w:r>
      <w:r>
        <w:rPr>
          <w:i/>
          <w:iCs/>
          <w:color w:val="000000" w:themeColor="text1"/>
          <w:lang w:eastAsia="zh-CN"/>
          <w:rPrChange w:id="715" w:author="ZhuMeng" w:date="2024-08-15T10:43:00Z">
            <w:rPr>
              <w:i/>
              <w:iCs/>
              <w:lang w:eastAsia="zh-CN"/>
            </w:rPr>
          </w:rPrChange>
        </w:rPr>
        <w:t>语言文字应用</w:t>
      </w:r>
      <w:r>
        <w:rPr>
          <w:color w:val="000000" w:themeColor="text1"/>
          <w:lang w:eastAsia="zh-CN"/>
          <w:rPrChange w:id="716" w:author="ZhuMeng" w:date="2024-08-15T10:43:00Z">
            <w:rPr>
              <w:lang w:eastAsia="zh-CN"/>
            </w:rPr>
          </w:rPrChange>
        </w:rPr>
        <w:t xml:space="preserve">, no. 1: 40–49. </w:t>
      </w:r>
      <w:del w:id="717" w:author="ZhuMeng" w:date="2024-08-15T11:23:00Z">
        <w:r>
          <w:rPr>
            <w:color w:val="000000" w:themeColor="text1"/>
            <w:rPrChange w:id="718" w:author="ZhuMeng" w:date="2024-08-15T10:43:00Z">
              <w:rPr/>
            </w:rPrChange>
          </w:rPr>
          <w:fldChar w:fldCharType="begin"/>
        </w:r>
      </w:del>
      <w:del w:id="719" w:author="ZhuMeng" w:date="2024-08-15T11:23:00Z">
        <w:r>
          <w:rPr>
            <w:color w:val="000000" w:themeColor="text1"/>
            <w:lang w:eastAsia="zh-CN"/>
            <w:rPrChange w:id="720" w:author="ZhuMeng" w:date="2024-08-15T10:43:00Z">
              <w:rPr>
                <w:lang w:eastAsia="zh-CN"/>
              </w:rPr>
            </w:rPrChange>
          </w:rPr>
          <w:delInstrText xml:space="preserve">HYPERLINK "https://doi.org/10.16499/j.cnki.1003-5397.2020.01.005" \h</w:delInstrText>
        </w:r>
      </w:del>
      <w:del w:id="721" w:author="ZhuMeng" w:date="2024-08-15T11:23:00Z">
        <w:r>
          <w:rPr>
            <w:color w:val="000000" w:themeColor="text1"/>
            <w:rPrChange w:id="722" w:author="ZhuMeng" w:date="2024-08-15T10:43:00Z">
              <w:rPr/>
            </w:rPrChange>
          </w:rPr>
          <w:fldChar w:fldCharType="separate"/>
        </w:r>
      </w:del>
      <w:del w:id="723" w:author="ZhuMeng" w:date="2024-08-15T11:23:00Z">
        <w:r>
          <w:rPr>
            <w:rStyle w:val="24"/>
            <w:color w:val="000000" w:themeColor="text1"/>
            <w:lang w:eastAsia="zh-CN"/>
            <w:rPrChange w:id="724" w:author="ZhuMeng" w:date="2024-08-15T10:43:00Z">
              <w:rPr>
                <w:rStyle w:val="24"/>
                <w:lang w:eastAsia="zh-CN"/>
              </w:rPr>
            </w:rPrChange>
          </w:rPr>
          <w:delText>https://doi.org/10.16499/j.cnki.1003-5397.2020.01.005</w:delText>
        </w:r>
      </w:del>
      <w:del w:id="725" w:author="ZhuMeng" w:date="2024-08-15T11:23:00Z">
        <w:r>
          <w:rPr>
            <w:rStyle w:val="24"/>
            <w:color w:val="000000" w:themeColor="text1"/>
            <w:rPrChange w:id="726" w:author="ZhuMeng" w:date="2024-08-15T10:43:00Z">
              <w:rPr>
                <w:rStyle w:val="24"/>
              </w:rPr>
            </w:rPrChange>
          </w:rPr>
          <w:fldChar w:fldCharType="end"/>
        </w:r>
      </w:del>
      <w:del w:id="727" w:author="ZhuMeng" w:date="2024-08-15T11:23:00Z">
        <w:r>
          <w:rPr>
            <w:color w:val="000000" w:themeColor="text1"/>
            <w:lang w:eastAsia="zh-CN"/>
            <w:rPrChange w:id="728" w:author="ZhuMeng" w:date="2024-08-15T10:43:00Z">
              <w:rPr>
                <w:lang w:eastAsia="zh-CN"/>
              </w:rPr>
            </w:rPrChange>
          </w:rPr>
          <w:delText>.</w:delText>
        </w:r>
      </w:del>
    </w:p>
    <w:bookmarkEnd w:id="33"/>
    <w:p>
      <w:pPr>
        <w:pStyle w:val="32"/>
        <w:ind w:firstLine="480"/>
        <w:rPr>
          <w:color w:val="000000" w:themeColor="text1"/>
          <w:lang w:eastAsia="zh-CN"/>
          <w:rPrChange w:id="729" w:author="ZhuMeng" w:date="2024-08-15T10:43:00Z">
            <w:rPr>
              <w:lang w:eastAsia="zh-CN"/>
            </w:rPr>
          </w:rPrChange>
        </w:rPr>
      </w:pPr>
      <w:bookmarkStart w:id="34" w:name="ref-LuHuiLinPanYi2014"/>
      <w:r>
        <w:rPr>
          <w:color w:val="000000" w:themeColor="text1"/>
          <w:lang w:eastAsia="zh-CN"/>
          <w:rPrChange w:id="730" w:author="ZhuMeng" w:date="2024-08-15T10:43:00Z">
            <w:rPr>
              <w:lang w:eastAsia="zh-CN"/>
            </w:rPr>
          </w:rPrChange>
        </w:rPr>
        <w:t>卢晖临</w:t>
      </w:r>
      <w:r>
        <w:rPr>
          <w:color w:val="000000" w:themeColor="text1"/>
          <w:lang w:eastAsia="zh-CN"/>
          <w:rPrChange w:id="731" w:author="ZhuMeng" w:date="2024-08-15T10:43:00Z">
            <w:rPr>
              <w:lang w:eastAsia="zh-CN"/>
            </w:rPr>
          </w:rPrChange>
        </w:rPr>
        <w:t xml:space="preserve">, and </w:t>
      </w:r>
      <w:r>
        <w:rPr>
          <w:color w:val="000000" w:themeColor="text1"/>
          <w:lang w:eastAsia="zh-CN"/>
          <w:rPrChange w:id="732" w:author="ZhuMeng" w:date="2024-08-15T10:43:00Z">
            <w:rPr>
              <w:lang w:eastAsia="zh-CN"/>
            </w:rPr>
          </w:rPrChange>
        </w:rPr>
        <w:t>潘毅</w:t>
      </w:r>
      <w:r>
        <w:rPr>
          <w:color w:val="000000" w:themeColor="text1"/>
          <w:lang w:eastAsia="zh-CN"/>
          <w:rPrChange w:id="733" w:author="ZhuMeng" w:date="2024-08-15T10:43:00Z">
            <w:rPr>
              <w:lang w:eastAsia="zh-CN"/>
            </w:rPr>
          </w:rPrChange>
        </w:rPr>
        <w:t>. 2014. “</w:t>
      </w:r>
      <w:r>
        <w:rPr>
          <w:color w:val="000000" w:themeColor="text1"/>
          <w:lang w:eastAsia="zh-CN"/>
          <w:rPrChange w:id="734" w:author="ZhuMeng" w:date="2024-08-15T10:43:00Z">
            <w:rPr>
              <w:lang w:eastAsia="zh-CN"/>
            </w:rPr>
          </w:rPrChange>
        </w:rPr>
        <w:t>当代中国第二代农民工的身份认同、情感与集体行动</w:t>
      </w:r>
      <w:r>
        <w:rPr>
          <w:color w:val="000000" w:themeColor="text1"/>
          <w:lang w:eastAsia="zh-CN"/>
          <w:rPrChange w:id="735" w:author="ZhuMeng" w:date="2024-08-15T10:43:00Z">
            <w:rPr>
              <w:lang w:eastAsia="zh-CN"/>
            </w:rPr>
          </w:rPrChange>
        </w:rPr>
        <w:t xml:space="preserve">.” </w:t>
      </w:r>
      <w:r>
        <w:rPr>
          <w:i/>
          <w:iCs/>
          <w:color w:val="000000" w:themeColor="text1"/>
          <w:lang w:eastAsia="zh-CN"/>
          <w:rPrChange w:id="736" w:author="ZhuMeng" w:date="2024-08-15T10:43:00Z">
            <w:rPr>
              <w:i/>
              <w:iCs/>
              <w:lang w:eastAsia="zh-CN"/>
            </w:rPr>
          </w:rPrChange>
        </w:rPr>
        <w:t>文化纵横</w:t>
      </w:r>
      <w:r>
        <w:rPr>
          <w:color w:val="000000" w:themeColor="text1"/>
          <w:lang w:eastAsia="zh-CN"/>
          <w:rPrChange w:id="737" w:author="ZhuMeng" w:date="2024-08-15T10:43:00Z">
            <w:rPr>
              <w:lang w:eastAsia="zh-CN"/>
            </w:rPr>
          </w:rPrChange>
        </w:rPr>
        <w:t xml:space="preserve"> 5.</w:t>
      </w:r>
    </w:p>
    <w:bookmarkEnd w:id="34"/>
    <w:p>
      <w:pPr>
        <w:pStyle w:val="32"/>
        <w:ind w:firstLine="480"/>
        <w:rPr>
          <w:color w:val="000000" w:themeColor="text1"/>
          <w:rPrChange w:id="738" w:author="ZhuMeng" w:date="2024-08-15T10:43:00Z">
            <w:rPr/>
          </w:rPrChange>
        </w:rPr>
      </w:pPr>
      <w:bookmarkStart w:id="35" w:name="ref-QuShaoBing2016"/>
      <w:r>
        <w:rPr>
          <w:color w:val="000000" w:themeColor="text1"/>
          <w:lang w:eastAsia="zh-CN"/>
          <w:rPrChange w:id="739" w:author="ZhuMeng" w:date="2024-08-15T10:43:00Z">
            <w:rPr>
              <w:lang w:eastAsia="zh-CN"/>
            </w:rPr>
          </w:rPrChange>
        </w:rPr>
        <w:t>屈哨兵</w:t>
      </w:r>
      <w:r>
        <w:rPr>
          <w:color w:val="000000" w:themeColor="text1"/>
          <w:lang w:eastAsia="zh-CN"/>
          <w:rPrChange w:id="740" w:author="ZhuMeng" w:date="2024-08-15T10:43:00Z">
            <w:rPr>
              <w:lang w:eastAsia="zh-CN"/>
            </w:rPr>
          </w:rPrChange>
        </w:rPr>
        <w:t>. 2016. “</w:t>
      </w:r>
      <w:r>
        <w:rPr>
          <w:color w:val="000000" w:themeColor="text1"/>
          <w:lang w:eastAsia="zh-CN"/>
          <w:rPrChange w:id="741" w:author="ZhuMeng" w:date="2024-08-15T10:43:00Z">
            <w:rPr>
              <w:lang w:eastAsia="zh-CN"/>
            </w:rPr>
          </w:rPrChange>
        </w:rPr>
        <w:t>城市化进程中的方言习用与国家认同</w:t>
      </w:r>
      <w:r>
        <w:rPr>
          <w:color w:val="000000" w:themeColor="text1"/>
          <w:lang w:eastAsia="zh-CN"/>
          <w:rPrChange w:id="742" w:author="ZhuMeng" w:date="2024-08-15T10:43:00Z">
            <w:rPr>
              <w:lang w:eastAsia="zh-CN"/>
            </w:rPr>
          </w:rPrChange>
        </w:rPr>
        <w:t xml:space="preserve">.” </w:t>
      </w:r>
      <w:r>
        <w:rPr>
          <w:i/>
          <w:iCs/>
          <w:color w:val="000000" w:themeColor="text1"/>
          <w:lang w:eastAsia="zh-CN"/>
          <w:rPrChange w:id="743" w:author="ZhuMeng" w:date="2024-08-15T10:43:00Z">
            <w:rPr>
              <w:i/>
              <w:iCs/>
              <w:lang w:eastAsia="zh-CN"/>
            </w:rPr>
          </w:rPrChange>
        </w:rPr>
        <w:t>语言战略研究</w:t>
      </w:r>
      <w:r>
        <w:rPr>
          <w:color w:val="000000" w:themeColor="text1"/>
          <w:lang w:eastAsia="zh-CN"/>
          <w:rPrChange w:id="744" w:author="ZhuMeng" w:date="2024-08-15T10:43:00Z">
            <w:rPr>
              <w:lang w:eastAsia="zh-CN"/>
            </w:rPr>
          </w:rPrChange>
        </w:rPr>
        <w:t xml:space="preserve"> 1 (2): 83–88. </w:t>
      </w:r>
      <w:del w:id="745" w:author="ZhuMeng" w:date="2024-08-15T11:23:00Z">
        <w:r>
          <w:rPr>
            <w:color w:val="000000" w:themeColor="text1"/>
            <w:rPrChange w:id="746" w:author="ZhuMeng" w:date="2024-08-15T10:43:00Z">
              <w:rPr/>
            </w:rPrChange>
          </w:rPr>
          <w:fldChar w:fldCharType="begin"/>
        </w:r>
      </w:del>
      <w:del w:id="747" w:author="ZhuMeng" w:date="2024-08-15T11:23:00Z">
        <w:r>
          <w:rPr>
            <w:color w:val="000000" w:themeColor="text1"/>
            <w:lang w:eastAsia="zh-CN"/>
            <w:rPrChange w:id="748" w:author="ZhuMeng" w:date="2024-08-15T10:43:00Z">
              <w:rPr>
                <w:lang w:eastAsia="zh-CN"/>
              </w:rPr>
            </w:rPrChange>
          </w:rPr>
          <w:delInstrText xml:space="preserve">HYPERLINK "https://doi.org/10.19689/j.cnki.cn10-1361/h.2016.02.013" \h</w:delInstrText>
        </w:r>
      </w:del>
      <w:del w:id="749" w:author="ZhuMeng" w:date="2024-08-15T11:23:00Z">
        <w:r>
          <w:rPr>
            <w:color w:val="000000" w:themeColor="text1"/>
            <w:rPrChange w:id="750" w:author="ZhuMeng" w:date="2024-08-15T10:43:00Z">
              <w:rPr/>
            </w:rPrChange>
          </w:rPr>
          <w:fldChar w:fldCharType="separate"/>
        </w:r>
      </w:del>
      <w:del w:id="751" w:author="ZhuMeng" w:date="2024-08-15T11:23:00Z">
        <w:r>
          <w:rPr>
            <w:rStyle w:val="24"/>
            <w:color w:val="000000" w:themeColor="text1"/>
            <w:rPrChange w:id="752" w:author="ZhuMeng" w:date="2024-08-15T10:43:00Z">
              <w:rPr>
                <w:rStyle w:val="24"/>
              </w:rPr>
            </w:rPrChange>
          </w:rPr>
          <w:delText>https://doi.org/10.19689/j.cnki.cn10-1361/h.2016.02.013</w:delText>
        </w:r>
      </w:del>
      <w:del w:id="753" w:author="ZhuMeng" w:date="2024-08-15T11:23:00Z">
        <w:r>
          <w:rPr>
            <w:rStyle w:val="24"/>
            <w:color w:val="000000" w:themeColor="text1"/>
            <w:rPrChange w:id="754" w:author="ZhuMeng" w:date="2024-08-15T10:43:00Z">
              <w:rPr>
                <w:rStyle w:val="24"/>
              </w:rPr>
            </w:rPrChange>
          </w:rPr>
          <w:fldChar w:fldCharType="end"/>
        </w:r>
      </w:del>
      <w:del w:id="755" w:author="ZhuMeng" w:date="2024-08-15T11:23:00Z">
        <w:r>
          <w:rPr>
            <w:color w:val="000000" w:themeColor="text1"/>
            <w:rPrChange w:id="756" w:author="ZhuMeng" w:date="2024-08-15T10:43:00Z">
              <w:rPr/>
            </w:rPrChange>
          </w:rPr>
          <w:delText>.</w:delText>
        </w:r>
      </w:del>
    </w:p>
    <w:bookmarkEnd w:id="35"/>
    <w:p>
      <w:pPr>
        <w:pStyle w:val="32"/>
        <w:ind w:firstLine="480"/>
        <w:rPr>
          <w:color w:val="000000" w:themeColor="text1"/>
          <w:lang w:eastAsia="zh-CN"/>
          <w:rPrChange w:id="757" w:author="ZhuMeng" w:date="2024-08-15T10:43:00Z">
            <w:rPr>
              <w:lang w:eastAsia="zh-CN"/>
            </w:rPr>
          </w:rPrChange>
        </w:rPr>
      </w:pPr>
      <w:bookmarkStart w:id="36" w:name="ref-ZhangWeiGuo2011"/>
      <w:r>
        <w:rPr>
          <w:color w:val="000000" w:themeColor="text1"/>
          <w:rPrChange w:id="758" w:author="ZhuMeng" w:date="2024-08-15T10:43:00Z">
            <w:rPr/>
          </w:rPrChange>
        </w:rPr>
        <w:t>张卫国</w:t>
      </w:r>
      <w:r>
        <w:rPr>
          <w:color w:val="000000" w:themeColor="text1"/>
          <w:rPrChange w:id="759" w:author="ZhuMeng" w:date="2024-08-15T10:43:00Z">
            <w:rPr/>
          </w:rPrChange>
        </w:rPr>
        <w:t xml:space="preserve">. 2011. </w:t>
      </w:r>
      <w:r>
        <w:rPr>
          <w:color w:val="000000" w:themeColor="text1"/>
          <w:lang w:eastAsia="zh-CN"/>
          <w:rPrChange w:id="760" w:author="ZhuMeng" w:date="2024-08-15T10:43:00Z">
            <w:rPr>
              <w:lang w:eastAsia="zh-CN"/>
            </w:rPr>
          </w:rPrChange>
        </w:rPr>
        <w:t>“</w:t>
      </w:r>
      <w:r>
        <w:rPr>
          <w:color w:val="000000" w:themeColor="text1"/>
          <w:lang w:eastAsia="zh-CN"/>
          <w:rPrChange w:id="761" w:author="ZhuMeng" w:date="2024-08-15T10:43:00Z">
            <w:rPr>
              <w:lang w:eastAsia="zh-CN"/>
            </w:rPr>
          </w:rPrChange>
        </w:rPr>
        <w:t>语言的经济学分析</w:t>
      </w:r>
      <w:r>
        <w:rPr>
          <w:color w:val="000000" w:themeColor="text1"/>
          <w:lang w:eastAsia="zh-CN"/>
          <w:rPrChange w:id="762" w:author="ZhuMeng" w:date="2024-08-15T10:43:00Z">
            <w:rPr>
              <w:lang w:eastAsia="zh-CN"/>
            </w:rPr>
          </w:rPrChange>
        </w:rPr>
        <w:t>:</w:t>
      </w:r>
      <w:r>
        <w:rPr>
          <w:color w:val="000000" w:themeColor="text1"/>
          <w:lang w:eastAsia="zh-CN"/>
          <w:rPrChange w:id="763" w:author="ZhuMeng" w:date="2024-08-15T10:43:00Z">
            <w:rPr>
              <w:lang w:eastAsia="zh-CN"/>
            </w:rPr>
          </w:rPrChange>
        </w:rPr>
        <w:t>一个综述</w:t>
      </w:r>
      <w:r>
        <w:rPr>
          <w:color w:val="000000" w:themeColor="text1"/>
          <w:lang w:eastAsia="zh-CN"/>
          <w:rPrChange w:id="764" w:author="ZhuMeng" w:date="2024-08-15T10:43:00Z">
            <w:rPr>
              <w:lang w:eastAsia="zh-CN"/>
            </w:rPr>
          </w:rPrChange>
        </w:rPr>
        <w:t xml:space="preserve">.” </w:t>
      </w:r>
      <w:r>
        <w:rPr>
          <w:i/>
          <w:iCs/>
          <w:color w:val="000000" w:themeColor="text1"/>
          <w:lang w:eastAsia="zh-CN"/>
          <w:rPrChange w:id="765" w:author="ZhuMeng" w:date="2024-08-15T10:43:00Z">
            <w:rPr>
              <w:i/>
              <w:iCs/>
              <w:lang w:eastAsia="zh-CN"/>
            </w:rPr>
          </w:rPrChange>
        </w:rPr>
        <w:t>经济评论</w:t>
      </w:r>
      <w:r>
        <w:rPr>
          <w:color w:val="000000" w:themeColor="text1"/>
          <w:lang w:eastAsia="zh-CN"/>
          <w:rPrChange w:id="766" w:author="ZhuMeng" w:date="2024-08-15T10:43:00Z">
            <w:rPr>
              <w:lang w:eastAsia="zh-CN"/>
            </w:rPr>
          </w:rPrChange>
        </w:rPr>
        <w:t>, no. 04: 140–49.</w:t>
      </w:r>
    </w:p>
    <w:bookmarkEnd w:id="36"/>
    <w:p>
      <w:pPr>
        <w:pStyle w:val="32"/>
        <w:ind w:firstLine="480"/>
        <w:rPr>
          <w:color w:val="000000" w:themeColor="text1"/>
          <w:rPrChange w:id="767" w:author="ZhuMeng" w:date="2024-08-15T10:43:00Z">
            <w:rPr/>
          </w:rPrChange>
        </w:rPr>
      </w:pPr>
      <w:bookmarkStart w:id="37" w:name="ref-ZhangWeiGuo2020"/>
      <w:r>
        <w:rPr>
          <w:color w:val="000000" w:themeColor="text1"/>
          <w:lang w:eastAsia="zh-CN"/>
          <w:rPrChange w:id="768" w:author="ZhuMeng" w:date="2024-08-15T10:43:00Z">
            <w:rPr>
              <w:lang w:eastAsia="zh-CN"/>
            </w:rPr>
          </w:rPrChange>
        </w:rPr>
        <w:t>———. 2020. “</w:t>
      </w:r>
      <w:r>
        <w:rPr>
          <w:color w:val="000000" w:themeColor="text1"/>
          <w:lang w:eastAsia="zh-CN"/>
          <w:rPrChange w:id="769" w:author="ZhuMeng" w:date="2024-08-15T10:43:00Z">
            <w:rPr>
              <w:lang w:eastAsia="zh-CN"/>
            </w:rPr>
          </w:rPrChange>
        </w:rPr>
        <w:t>普通话能力的减贫效应</w:t>
      </w:r>
      <w:r>
        <w:rPr>
          <w:color w:val="000000" w:themeColor="text1"/>
          <w:lang w:eastAsia="zh-CN"/>
          <w:rPrChange w:id="770" w:author="ZhuMeng" w:date="2024-08-15T10:43:00Z">
            <w:rPr>
              <w:lang w:eastAsia="zh-CN"/>
            </w:rPr>
          </w:rPrChange>
        </w:rPr>
        <w:t>:</w:t>
      </w:r>
      <w:r>
        <w:rPr>
          <w:color w:val="000000" w:themeColor="text1"/>
          <w:lang w:eastAsia="zh-CN"/>
          <w:rPrChange w:id="771" w:author="ZhuMeng" w:date="2024-08-15T10:43:00Z">
            <w:rPr>
              <w:lang w:eastAsia="zh-CN"/>
            </w:rPr>
          </w:rPrChange>
        </w:rPr>
        <w:t>基于经济、健康和精神维度的经验分析</w:t>
      </w:r>
      <w:r>
        <w:rPr>
          <w:color w:val="000000" w:themeColor="text1"/>
          <w:lang w:eastAsia="zh-CN"/>
          <w:rPrChange w:id="772" w:author="ZhuMeng" w:date="2024-08-15T10:43:00Z">
            <w:rPr>
              <w:lang w:eastAsia="zh-CN"/>
            </w:rPr>
          </w:rPrChange>
        </w:rPr>
        <w:t xml:space="preserve">.” </w:t>
      </w:r>
      <w:r>
        <w:rPr>
          <w:i/>
          <w:iCs/>
          <w:color w:val="000000" w:themeColor="text1"/>
          <w:lang w:eastAsia="zh-CN"/>
          <w:rPrChange w:id="773" w:author="ZhuMeng" w:date="2024-08-15T10:43:00Z">
            <w:rPr>
              <w:i/>
              <w:iCs/>
              <w:lang w:eastAsia="zh-CN"/>
            </w:rPr>
          </w:rPrChange>
        </w:rPr>
        <w:t>语言文字应用</w:t>
      </w:r>
      <w:r>
        <w:rPr>
          <w:color w:val="000000" w:themeColor="text1"/>
          <w:lang w:eastAsia="zh-CN"/>
          <w:rPrChange w:id="774" w:author="ZhuMeng" w:date="2024-08-15T10:43:00Z">
            <w:rPr>
              <w:lang w:eastAsia="zh-CN"/>
            </w:rPr>
          </w:rPrChange>
        </w:rPr>
        <w:t xml:space="preserve">, no. 04: 37–51. </w:t>
      </w:r>
      <w:del w:id="775" w:author="ZhuMeng" w:date="2024-08-15T11:23:00Z">
        <w:r>
          <w:rPr>
            <w:color w:val="000000" w:themeColor="text1"/>
            <w:rPrChange w:id="776" w:author="ZhuMeng" w:date="2024-08-15T10:43:00Z">
              <w:rPr/>
            </w:rPrChange>
          </w:rPr>
          <w:fldChar w:fldCharType="begin"/>
        </w:r>
      </w:del>
      <w:del w:id="777" w:author="ZhuMeng" w:date="2024-08-15T11:23:00Z">
        <w:r>
          <w:rPr>
            <w:color w:val="000000" w:themeColor="text1"/>
            <w:lang w:eastAsia="zh-CN"/>
            <w:rPrChange w:id="778" w:author="ZhuMeng" w:date="2024-08-15T10:43:00Z">
              <w:rPr>
                <w:lang w:eastAsia="zh-CN"/>
              </w:rPr>
            </w:rPrChange>
          </w:rPr>
          <w:delInstrText xml:space="preserve">HYPERLINK "https://kns.cnki.net/KCMS/detail/detail.aspx?dbcode=CJFD&amp;dbname=CJFDLAST2020&amp;filename=YYYY202004007&amp;v=" \h</w:delInstrText>
        </w:r>
      </w:del>
      <w:del w:id="779" w:author="ZhuMeng" w:date="2024-08-15T11:23:00Z">
        <w:r>
          <w:rPr>
            <w:color w:val="000000" w:themeColor="text1"/>
            <w:rPrChange w:id="780" w:author="ZhuMeng" w:date="2024-08-15T10:43:00Z">
              <w:rPr/>
            </w:rPrChange>
          </w:rPr>
          <w:fldChar w:fldCharType="separate"/>
        </w:r>
      </w:del>
      <w:del w:id="781" w:author="ZhuMeng" w:date="2024-08-15T11:23:00Z">
        <w:r>
          <w:rPr>
            <w:rStyle w:val="24"/>
            <w:color w:val="000000" w:themeColor="text1"/>
            <w:rPrChange w:id="782" w:author="ZhuMeng" w:date="2024-08-15T10:43:00Z">
              <w:rPr>
                <w:rStyle w:val="24"/>
              </w:rPr>
            </w:rPrChange>
          </w:rPr>
          <w:delText>https://kns.cnki.net/KCMS/detail/detail.aspx?dbcode=CJFD&amp;dbname=CJFDLAST2020&amp;filename=YYYY202004007&amp;v=</w:delText>
        </w:r>
      </w:del>
      <w:del w:id="783" w:author="ZhuMeng" w:date="2024-08-15T11:23:00Z">
        <w:r>
          <w:rPr>
            <w:rStyle w:val="24"/>
            <w:color w:val="000000" w:themeColor="text1"/>
            <w:rPrChange w:id="784" w:author="ZhuMeng" w:date="2024-08-15T10:43:00Z">
              <w:rPr>
                <w:rStyle w:val="24"/>
              </w:rPr>
            </w:rPrChange>
          </w:rPr>
          <w:fldChar w:fldCharType="end"/>
        </w:r>
      </w:del>
      <w:del w:id="785" w:author="ZhuMeng" w:date="2024-08-15T11:23:00Z">
        <w:r>
          <w:rPr>
            <w:color w:val="000000" w:themeColor="text1"/>
            <w:rPrChange w:id="786" w:author="ZhuMeng" w:date="2024-08-15T10:43:00Z">
              <w:rPr/>
            </w:rPrChange>
          </w:rPr>
          <w:delText>.</w:delText>
        </w:r>
      </w:del>
    </w:p>
    <w:bookmarkEnd w:id="37"/>
    <w:p>
      <w:pPr>
        <w:pStyle w:val="32"/>
        <w:ind w:firstLine="480"/>
        <w:rPr>
          <w:color w:val="000000" w:themeColor="text1"/>
          <w:lang w:eastAsia="zh-CN"/>
          <w:rPrChange w:id="787" w:author="ZhuMeng" w:date="2024-08-15T10:43:00Z">
            <w:rPr>
              <w:lang w:eastAsia="zh-CN"/>
            </w:rPr>
          </w:rPrChange>
        </w:rPr>
      </w:pPr>
      <w:bookmarkStart w:id="38" w:name="ref-FangYan2015"/>
      <w:r>
        <w:rPr>
          <w:color w:val="000000" w:themeColor="text1"/>
          <w:lang w:eastAsia="zh-CN"/>
          <w:rPrChange w:id="788" w:author="ZhuMeng" w:date="2024-08-15T10:43:00Z">
            <w:rPr>
              <w:lang w:eastAsia="zh-CN"/>
            </w:rPr>
          </w:rPrChange>
        </w:rPr>
        <w:t>方艳</w:t>
      </w:r>
      <w:r>
        <w:rPr>
          <w:color w:val="000000" w:themeColor="text1"/>
          <w:lang w:eastAsia="zh-CN"/>
          <w:rPrChange w:id="789" w:author="ZhuMeng" w:date="2024-08-15T10:43:00Z">
            <w:rPr>
              <w:lang w:eastAsia="zh-CN"/>
            </w:rPr>
          </w:rPrChange>
        </w:rPr>
        <w:t>. 2015. “</w:t>
      </w:r>
      <w:r>
        <w:rPr>
          <w:color w:val="000000" w:themeColor="text1"/>
          <w:lang w:eastAsia="zh-CN"/>
          <w:rPrChange w:id="790" w:author="ZhuMeng" w:date="2024-08-15T10:43:00Z">
            <w:rPr>
              <w:lang w:eastAsia="zh-CN"/>
            </w:rPr>
          </w:rPrChange>
        </w:rPr>
        <w:t>城镇化进程中农民工方言传播与身份认同研究</w:t>
      </w:r>
      <w:r>
        <w:rPr>
          <w:color w:val="000000" w:themeColor="text1"/>
          <w:lang w:eastAsia="zh-CN"/>
          <w:rPrChange w:id="791" w:author="ZhuMeng" w:date="2024-08-15T10:43:00Z">
            <w:rPr>
              <w:lang w:eastAsia="zh-CN"/>
            </w:rPr>
          </w:rPrChange>
        </w:rPr>
        <w:t xml:space="preserve">.” </w:t>
      </w:r>
      <w:r>
        <w:rPr>
          <w:i/>
          <w:iCs/>
          <w:color w:val="000000" w:themeColor="text1"/>
          <w:lang w:eastAsia="zh-CN"/>
          <w:rPrChange w:id="792" w:author="ZhuMeng" w:date="2024-08-15T10:43:00Z">
            <w:rPr>
              <w:i/>
              <w:iCs/>
              <w:lang w:eastAsia="zh-CN"/>
            </w:rPr>
          </w:rPrChange>
        </w:rPr>
        <w:t>新闻大学</w:t>
      </w:r>
      <w:r>
        <w:rPr>
          <w:color w:val="000000" w:themeColor="text1"/>
          <w:lang w:eastAsia="zh-CN"/>
          <w:rPrChange w:id="793" w:author="ZhuMeng" w:date="2024-08-15T10:43:00Z">
            <w:rPr>
              <w:lang w:eastAsia="zh-CN"/>
            </w:rPr>
          </w:rPrChange>
        </w:rPr>
        <w:t>, no. 02: 88–91+143.</w:t>
      </w:r>
    </w:p>
    <w:bookmarkEnd w:id="38"/>
    <w:p>
      <w:pPr>
        <w:pStyle w:val="32"/>
        <w:ind w:firstLine="480"/>
        <w:rPr>
          <w:color w:val="000000" w:themeColor="text1"/>
          <w:lang w:eastAsia="zh-CN"/>
          <w:rPrChange w:id="794" w:author="ZhuMeng" w:date="2024-08-15T10:43:00Z">
            <w:rPr>
              <w:lang w:eastAsia="zh-CN"/>
            </w:rPr>
          </w:rPrChange>
        </w:rPr>
      </w:pPr>
      <w:bookmarkStart w:id="39" w:name="ref-LiYuMing2008"/>
      <w:r>
        <w:rPr>
          <w:color w:val="000000" w:themeColor="text1"/>
          <w:lang w:eastAsia="zh-CN"/>
          <w:rPrChange w:id="795" w:author="ZhuMeng" w:date="2024-08-15T10:43:00Z">
            <w:rPr>
              <w:lang w:eastAsia="zh-CN"/>
            </w:rPr>
          </w:rPrChange>
        </w:rPr>
        <w:t>李宇明</w:t>
      </w:r>
      <w:r>
        <w:rPr>
          <w:color w:val="000000" w:themeColor="text1"/>
          <w:lang w:eastAsia="zh-CN"/>
          <w:rPrChange w:id="796" w:author="ZhuMeng" w:date="2024-08-15T10:43:00Z">
            <w:rPr>
              <w:lang w:eastAsia="zh-CN"/>
            </w:rPr>
          </w:rPrChange>
        </w:rPr>
        <w:t>. 2008. “</w:t>
      </w:r>
      <w:r>
        <w:rPr>
          <w:color w:val="000000" w:themeColor="text1"/>
          <w:lang w:eastAsia="zh-CN"/>
          <w:rPrChange w:id="797" w:author="ZhuMeng" w:date="2024-08-15T10:43:00Z">
            <w:rPr>
              <w:lang w:eastAsia="zh-CN"/>
            </w:rPr>
          </w:rPrChange>
        </w:rPr>
        <w:t>语言功能规划刍议</w:t>
      </w:r>
      <w:r>
        <w:rPr>
          <w:color w:val="000000" w:themeColor="text1"/>
          <w:lang w:eastAsia="zh-CN"/>
          <w:rPrChange w:id="798" w:author="ZhuMeng" w:date="2024-08-15T10:43:00Z">
            <w:rPr>
              <w:lang w:eastAsia="zh-CN"/>
            </w:rPr>
          </w:rPrChange>
        </w:rPr>
        <w:t xml:space="preserve">.” </w:t>
      </w:r>
      <w:r>
        <w:rPr>
          <w:i/>
          <w:iCs/>
          <w:color w:val="000000" w:themeColor="text1"/>
          <w:lang w:eastAsia="zh-CN"/>
          <w:rPrChange w:id="799" w:author="ZhuMeng" w:date="2024-08-15T10:43:00Z">
            <w:rPr>
              <w:i/>
              <w:iCs/>
              <w:lang w:eastAsia="zh-CN"/>
            </w:rPr>
          </w:rPrChange>
        </w:rPr>
        <w:t>语言文字应用</w:t>
      </w:r>
      <w:r>
        <w:rPr>
          <w:color w:val="000000" w:themeColor="text1"/>
          <w:lang w:eastAsia="zh-CN"/>
          <w:rPrChange w:id="800" w:author="ZhuMeng" w:date="2024-08-15T10:43:00Z">
            <w:rPr>
              <w:lang w:eastAsia="zh-CN"/>
            </w:rPr>
          </w:rPrChange>
        </w:rPr>
        <w:t xml:space="preserve">, no. 1: 2–8. </w:t>
      </w:r>
      <w:del w:id="801" w:author="ZhuMeng" w:date="2024-08-15T11:24:00Z">
        <w:r>
          <w:rPr>
            <w:color w:val="000000" w:themeColor="text1"/>
            <w:rPrChange w:id="802" w:author="ZhuMeng" w:date="2024-08-15T10:43:00Z">
              <w:rPr/>
            </w:rPrChange>
          </w:rPr>
          <w:fldChar w:fldCharType="begin"/>
        </w:r>
      </w:del>
      <w:del w:id="803" w:author="ZhuMeng" w:date="2024-08-15T11:24:00Z">
        <w:r>
          <w:rPr>
            <w:color w:val="000000" w:themeColor="text1"/>
            <w:lang w:eastAsia="zh-CN"/>
            <w:rPrChange w:id="804" w:author="ZhuMeng" w:date="2024-08-15T10:43:00Z">
              <w:rPr>
                <w:lang w:eastAsia="zh-CN"/>
              </w:rPr>
            </w:rPrChange>
          </w:rPr>
          <w:delInstrText xml:space="preserve">HYPERLINK "https://doi.org/10.16499/j.cnki.1003-5397.2008.01.001" \h</w:delInstrText>
        </w:r>
      </w:del>
      <w:del w:id="805" w:author="ZhuMeng" w:date="2024-08-15T11:24:00Z">
        <w:r>
          <w:rPr>
            <w:color w:val="000000" w:themeColor="text1"/>
            <w:rPrChange w:id="806" w:author="ZhuMeng" w:date="2024-08-15T10:43:00Z">
              <w:rPr/>
            </w:rPrChange>
          </w:rPr>
          <w:fldChar w:fldCharType="separate"/>
        </w:r>
      </w:del>
      <w:del w:id="807" w:author="ZhuMeng" w:date="2024-08-15T11:24:00Z">
        <w:r>
          <w:rPr>
            <w:rStyle w:val="24"/>
            <w:color w:val="000000" w:themeColor="text1"/>
            <w:lang w:eastAsia="zh-CN"/>
            <w:rPrChange w:id="808" w:author="ZhuMeng" w:date="2024-08-15T10:43:00Z">
              <w:rPr>
                <w:rStyle w:val="24"/>
                <w:lang w:eastAsia="zh-CN"/>
              </w:rPr>
            </w:rPrChange>
          </w:rPr>
          <w:delText>https://doi.org/10.16499/j.cnki.1003-5397.2008.01.001</w:delText>
        </w:r>
      </w:del>
      <w:del w:id="809" w:author="ZhuMeng" w:date="2024-08-15T11:24:00Z">
        <w:r>
          <w:rPr>
            <w:rStyle w:val="24"/>
            <w:color w:val="000000" w:themeColor="text1"/>
            <w:rPrChange w:id="810" w:author="ZhuMeng" w:date="2024-08-15T10:43:00Z">
              <w:rPr>
                <w:rStyle w:val="24"/>
              </w:rPr>
            </w:rPrChange>
          </w:rPr>
          <w:fldChar w:fldCharType="end"/>
        </w:r>
      </w:del>
      <w:del w:id="811" w:author="ZhuMeng" w:date="2024-08-15T11:24:00Z">
        <w:r>
          <w:rPr>
            <w:color w:val="000000" w:themeColor="text1"/>
            <w:lang w:eastAsia="zh-CN"/>
            <w:rPrChange w:id="812" w:author="ZhuMeng" w:date="2024-08-15T10:43:00Z">
              <w:rPr>
                <w:lang w:eastAsia="zh-CN"/>
              </w:rPr>
            </w:rPrChange>
          </w:rPr>
          <w:delText>.</w:delText>
        </w:r>
      </w:del>
    </w:p>
    <w:bookmarkEnd w:id="39"/>
    <w:p>
      <w:pPr>
        <w:pStyle w:val="32"/>
        <w:ind w:firstLine="480"/>
        <w:rPr>
          <w:color w:val="000000" w:themeColor="text1"/>
          <w:lang w:eastAsia="zh-CN"/>
          <w:rPrChange w:id="813" w:author="ZhuMeng" w:date="2024-08-15T10:43:00Z">
            <w:rPr>
              <w:lang w:eastAsia="zh-CN"/>
            </w:rPr>
          </w:rPrChange>
        </w:rPr>
      </w:pPr>
      <w:bookmarkStart w:id="40" w:name="ref-LiYuMing2021a"/>
      <w:r>
        <w:rPr>
          <w:color w:val="000000" w:themeColor="text1"/>
          <w:lang w:eastAsia="zh-CN"/>
          <w:rPrChange w:id="814" w:author="ZhuMeng" w:date="2024-08-15T10:43:00Z">
            <w:rPr>
              <w:lang w:eastAsia="zh-CN"/>
            </w:rPr>
          </w:rPrChange>
        </w:rPr>
        <w:t>———. 2021. “</w:t>
      </w:r>
      <w:r>
        <w:rPr>
          <w:color w:val="000000" w:themeColor="text1"/>
          <w:lang w:eastAsia="zh-CN"/>
          <w:rPrChange w:id="815" w:author="ZhuMeng" w:date="2024-08-15T10:43:00Z">
            <w:rPr>
              <w:lang w:eastAsia="zh-CN"/>
            </w:rPr>
          </w:rPrChange>
        </w:rPr>
        <w:t>试论个人语言能力和国家语言能力</w:t>
      </w:r>
      <w:r>
        <w:rPr>
          <w:color w:val="000000" w:themeColor="text1"/>
          <w:lang w:eastAsia="zh-CN"/>
          <w:rPrChange w:id="816" w:author="ZhuMeng" w:date="2024-08-15T10:43:00Z">
            <w:rPr>
              <w:lang w:eastAsia="zh-CN"/>
            </w:rPr>
          </w:rPrChange>
        </w:rPr>
        <w:t xml:space="preserve">.” </w:t>
      </w:r>
      <w:r>
        <w:rPr>
          <w:i/>
          <w:iCs/>
          <w:color w:val="000000" w:themeColor="text1"/>
          <w:lang w:eastAsia="zh-CN"/>
          <w:rPrChange w:id="817" w:author="ZhuMeng" w:date="2024-08-15T10:43:00Z">
            <w:rPr>
              <w:i/>
              <w:iCs/>
              <w:lang w:eastAsia="zh-CN"/>
            </w:rPr>
          </w:rPrChange>
        </w:rPr>
        <w:t>语言文字应用</w:t>
      </w:r>
      <w:r>
        <w:rPr>
          <w:color w:val="000000" w:themeColor="text1"/>
          <w:lang w:eastAsia="zh-CN"/>
          <w:rPrChange w:id="818" w:author="ZhuMeng" w:date="2024-08-15T10:43:00Z">
            <w:rPr>
              <w:lang w:eastAsia="zh-CN"/>
            </w:rPr>
          </w:rPrChange>
        </w:rPr>
        <w:t xml:space="preserve">, no. 03. </w:t>
      </w:r>
      <w:del w:id="819" w:author="ZhuMeng" w:date="2024-08-15T11:24:00Z">
        <w:r>
          <w:rPr>
            <w:color w:val="000000" w:themeColor="text1"/>
            <w:rPrChange w:id="820" w:author="ZhuMeng" w:date="2024-08-15T10:43:00Z">
              <w:rPr/>
            </w:rPrChange>
          </w:rPr>
          <w:fldChar w:fldCharType="begin"/>
        </w:r>
      </w:del>
      <w:del w:id="821" w:author="ZhuMeng" w:date="2024-08-15T11:24:00Z">
        <w:r>
          <w:rPr>
            <w:color w:val="000000" w:themeColor="text1"/>
            <w:lang w:eastAsia="zh-CN"/>
            <w:rPrChange w:id="822" w:author="ZhuMeng" w:date="2024-08-15T10:43:00Z">
              <w:rPr>
                <w:lang w:eastAsia="zh-CN"/>
              </w:rPr>
            </w:rPrChange>
          </w:rPr>
          <w:delInstrText xml:space="preserve">HYPERLINK "https://doi.org/10.16499/j.cnki.1003-5397.2021.03.001" \h</w:delInstrText>
        </w:r>
      </w:del>
      <w:del w:id="823" w:author="ZhuMeng" w:date="2024-08-15T11:24:00Z">
        <w:r>
          <w:rPr>
            <w:color w:val="000000" w:themeColor="text1"/>
            <w:rPrChange w:id="824" w:author="ZhuMeng" w:date="2024-08-15T10:43:00Z">
              <w:rPr/>
            </w:rPrChange>
          </w:rPr>
          <w:fldChar w:fldCharType="separate"/>
        </w:r>
      </w:del>
      <w:del w:id="825" w:author="ZhuMeng" w:date="2024-08-15T11:24:00Z">
        <w:r>
          <w:rPr>
            <w:rStyle w:val="24"/>
            <w:color w:val="000000" w:themeColor="text1"/>
            <w:lang w:eastAsia="zh-CN"/>
            <w:rPrChange w:id="826" w:author="ZhuMeng" w:date="2024-08-15T10:43:00Z">
              <w:rPr>
                <w:rStyle w:val="24"/>
                <w:lang w:eastAsia="zh-CN"/>
              </w:rPr>
            </w:rPrChange>
          </w:rPr>
          <w:delText>https://doi.org/10.16499/j.cnki.1003-5397.2021.03.001</w:delText>
        </w:r>
      </w:del>
      <w:del w:id="827" w:author="ZhuMeng" w:date="2024-08-15T11:24:00Z">
        <w:r>
          <w:rPr>
            <w:rStyle w:val="24"/>
            <w:color w:val="000000" w:themeColor="text1"/>
            <w:rPrChange w:id="828" w:author="ZhuMeng" w:date="2024-08-15T10:43:00Z">
              <w:rPr>
                <w:rStyle w:val="24"/>
              </w:rPr>
            </w:rPrChange>
          </w:rPr>
          <w:fldChar w:fldCharType="end"/>
        </w:r>
      </w:del>
      <w:del w:id="829" w:author="ZhuMeng" w:date="2024-08-15T11:24:00Z">
        <w:r>
          <w:rPr>
            <w:color w:val="000000" w:themeColor="text1"/>
            <w:lang w:eastAsia="zh-CN"/>
            <w:rPrChange w:id="830" w:author="ZhuMeng" w:date="2024-08-15T10:43:00Z">
              <w:rPr>
                <w:lang w:eastAsia="zh-CN"/>
              </w:rPr>
            </w:rPrChange>
          </w:rPr>
          <w:delText>.</w:delText>
        </w:r>
      </w:del>
    </w:p>
    <w:bookmarkEnd w:id="40"/>
    <w:p>
      <w:pPr>
        <w:pStyle w:val="32"/>
        <w:ind w:firstLine="480"/>
        <w:rPr>
          <w:color w:val="000000" w:themeColor="text1"/>
          <w:lang w:eastAsia="zh-CN"/>
          <w:rPrChange w:id="831" w:author="ZhuMeng" w:date="2024-08-15T10:43:00Z">
            <w:rPr>
              <w:lang w:eastAsia="zh-CN"/>
            </w:rPr>
          </w:rPrChange>
        </w:rPr>
      </w:pPr>
      <w:bookmarkStart w:id="41" w:name="ref-ChaiRuJin2022"/>
      <w:r>
        <w:rPr>
          <w:color w:val="000000" w:themeColor="text1"/>
          <w:lang w:eastAsia="zh-CN"/>
          <w:rPrChange w:id="832" w:author="ZhuMeng" w:date="2024-08-15T10:43:00Z">
            <w:rPr>
              <w:lang w:eastAsia="zh-CN"/>
            </w:rPr>
          </w:rPrChange>
        </w:rPr>
        <w:t>柴如瑾</w:t>
      </w:r>
      <w:r>
        <w:rPr>
          <w:color w:val="000000" w:themeColor="text1"/>
          <w:lang w:eastAsia="zh-CN"/>
          <w:rPrChange w:id="833" w:author="ZhuMeng" w:date="2024-08-15T10:43:00Z">
            <w:rPr>
              <w:lang w:eastAsia="zh-CN"/>
            </w:rPr>
          </w:rPrChange>
        </w:rPr>
        <w:t>. 2022. “</w:t>
      </w:r>
      <w:r>
        <w:rPr>
          <w:color w:val="000000" w:themeColor="text1"/>
          <w:lang w:eastAsia="zh-CN"/>
          <w:rPrChange w:id="834" w:author="ZhuMeng" w:date="2024-08-15T10:43:00Z">
            <w:rPr>
              <w:lang w:eastAsia="zh-CN"/>
            </w:rPr>
          </w:rPrChange>
        </w:rPr>
        <w:t>普通话普及率超八成</w:t>
      </w:r>
      <w:r>
        <w:rPr>
          <w:color w:val="000000" w:themeColor="text1"/>
          <w:lang w:eastAsia="zh-CN"/>
          <w:rPrChange w:id="835" w:author="ZhuMeng" w:date="2024-08-15T10:43:00Z">
            <w:rPr>
              <w:lang w:eastAsia="zh-CN"/>
            </w:rPr>
          </w:rPrChange>
        </w:rPr>
        <w:t xml:space="preserve"> </w:t>
      </w:r>
      <w:r>
        <w:rPr>
          <w:color w:val="000000" w:themeColor="text1"/>
          <w:lang w:eastAsia="zh-CN"/>
          <w:rPrChange w:id="836" w:author="ZhuMeng" w:date="2024-08-15T10:43:00Z">
            <w:rPr>
              <w:lang w:eastAsia="zh-CN"/>
            </w:rPr>
          </w:rPrChange>
        </w:rPr>
        <w:t>语言文字事业十年成果丰硕</w:t>
      </w:r>
      <w:r>
        <w:rPr>
          <w:color w:val="000000" w:themeColor="text1"/>
          <w:lang w:eastAsia="zh-CN"/>
          <w:rPrChange w:id="837" w:author="ZhuMeng" w:date="2024-08-15T10:43:00Z">
            <w:rPr>
              <w:lang w:eastAsia="zh-CN"/>
            </w:rPr>
          </w:rPrChange>
        </w:rPr>
        <w:t xml:space="preserve">.” </w:t>
      </w:r>
      <w:r>
        <w:rPr>
          <w:i/>
          <w:iCs/>
          <w:color w:val="000000" w:themeColor="text1"/>
          <w:lang w:eastAsia="zh-CN"/>
          <w:rPrChange w:id="838" w:author="ZhuMeng" w:date="2024-08-15T10:43:00Z">
            <w:rPr>
              <w:i/>
              <w:iCs/>
              <w:lang w:eastAsia="zh-CN"/>
            </w:rPr>
          </w:rPrChange>
        </w:rPr>
        <w:t>光明日报</w:t>
      </w:r>
      <w:r>
        <w:rPr>
          <w:color w:val="000000" w:themeColor="text1"/>
          <w:lang w:eastAsia="zh-CN"/>
          <w:rPrChange w:id="839" w:author="ZhuMeng" w:date="2024-08-15T10:43:00Z">
            <w:rPr>
              <w:lang w:eastAsia="zh-CN"/>
            </w:rPr>
          </w:rPrChange>
        </w:rPr>
        <w:t>, June 29, 2022.</w:t>
      </w:r>
    </w:p>
    <w:bookmarkEnd w:id="41"/>
    <w:p>
      <w:pPr>
        <w:pStyle w:val="32"/>
        <w:ind w:firstLine="480"/>
        <w:rPr>
          <w:color w:val="000000" w:themeColor="text1"/>
          <w:rPrChange w:id="840" w:author="ZhuMeng" w:date="2024-08-15T10:43:00Z">
            <w:rPr/>
          </w:rPrChange>
        </w:rPr>
      </w:pPr>
      <w:bookmarkStart w:id="42" w:name="ref-WuXiaoJun2015"/>
      <w:r>
        <w:rPr>
          <w:color w:val="000000" w:themeColor="text1"/>
          <w:lang w:eastAsia="zh-CN"/>
          <w:rPrChange w:id="841" w:author="ZhuMeng" w:date="2024-08-15T10:43:00Z">
            <w:rPr>
              <w:lang w:eastAsia="zh-CN"/>
            </w:rPr>
          </w:rPrChange>
        </w:rPr>
        <w:t>武小军</w:t>
      </w:r>
      <w:r>
        <w:rPr>
          <w:color w:val="000000" w:themeColor="text1"/>
          <w:lang w:eastAsia="zh-CN"/>
          <w:rPrChange w:id="842" w:author="ZhuMeng" w:date="2024-08-15T10:43:00Z">
            <w:rPr>
              <w:lang w:eastAsia="zh-CN"/>
            </w:rPr>
          </w:rPrChange>
        </w:rPr>
        <w:t>. 2015. “</w:t>
      </w:r>
      <w:r>
        <w:rPr>
          <w:color w:val="000000" w:themeColor="text1"/>
          <w:lang w:eastAsia="zh-CN"/>
          <w:rPrChange w:id="843" w:author="ZhuMeng" w:date="2024-08-15T10:43:00Z">
            <w:rPr>
              <w:lang w:eastAsia="zh-CN"/>
            </w:rPr>
          </w:rPrChange>
        </w:rPr>
        <w:t>新生代流动人口的语言选择与变化</w:t>
      </w:r>
      <w:r>
        <w:rPr>
          <w:color w:val="000000" w:themeColor="text1"/>
          <w:lang w:eastAsia="zh-CN"/>
          <w:rPrChange w:id="844" w:author="ZhuMeng" w:date="2024-08-15T10:43:00Z">
            <w:rPr>
              <w:lang w:eastAsia="zh-CN"/>
            </w:rPr>
          </w:rPrChange>
        </w:rPr>
        <w:t xml:space="preserve">.” </w:t>
      </w:r>
      <w:r>
        <w:rPr>
          <w:i/>
          <w:iCs/>
          <w:color w:val="000000" w:themeColor="text1"/>
          <w:lang w:eastAsia="zh-CN"/>
          <w:rPrChange w:id="845" w:author="ZhuMeng" w:date="2024-08-15T10:43:00Z">
            <w:rPr>
              <w:i/>
              <w:iCs/>
              <w:lang w:eastAsia="zh-CN"/>
            </w:rPr>
          </w:rPrChange>
        </w:rPr>
        <w:t>语言教学与研究</w:t>
      </w:r>
      <w:r>
        <w:rPr>
          <w:color w:val="000000" w:themeColor="text1"/>
          <w:lang w:eastAsia="zh-CN"/>
          <w:rPrChange w:id="846" w:author="ZhuMeng" w:date="2024-08-15T10:43:00Z">
            <w:rPr>
              <w:lang w:eastAsia="zh-CN"/>
            </w:rPr>
          </w:rPrChange>
        </w:rPr>
        <w:t xml:space="preserve">, no. 03: 104–12. </w:t>
      </w:r>
      <w:del w:id="847" w:author="ZhuMeng" w:date="2024-08-15T11:24:00Z">
        <w:r>
          <w:rPr>
            <w:color w:val="000000" w:themeColor="text1"/>
            <w:rPrChange w:id="848" w:author="ZhuMeng" w:date="2024-08-15T10:43:00Z">
              <w:rPr/>
            </w:rPrChange>
          </w:rPr>
          <w:fldChar w:fldCharType="begin"/>
        </w:r>
      </w:del>
      <w:del w:id="849" w:author="ZhuMeng" w:date="2024-08-15T11:24:00Z">
        <w:r>
          <w:rPr>
            <w:color w:val="000000" w:themeColor="text1"/>
            <w:lang w:eastAsia="zh-CN"/>
            <w:rPrChange w:id="850" w:author="ZhuMeng" w:date="2024-08-15T10:43:00Z">
              <w:rPr>
                <w:lang w:eastAsia="zh-CN"/>
              </w:rPr>
            </w:rPrChange>
          </w:rPr>
          <w:delInstrText xml:space="preserve">HYPERLINK "https://kns.cnki.net/KCMS/detail/detail.aspx?dbcode=CJFD&amp;dbname=CJFDLAST2015&amp;filename=YYJX201503014&amp;v=" \h</w:delInstrText>
        </w:r>
      </w:del>
      <w:del w:id="851" w:author="ZhuMeng" w:date="2024-08-15T11:24:00Z">
        <w:r>
          <w:rPr>
            <w:color w:val="000000" w:themeColor="text1"/>
            <w:rPrChange w:id="852" w:author="ZhuMeng" w:date="2024-08-15T10:43:00Z">
              <w:rPr/>
            </w:rPrChange>
          </w:rPr>
          <w:fldChar w:fldCharType="separate"/>
        </w:r>
      </w:del>
      <w:del w:id="853" w:author="ZhuMeng" w:date="2024-08-15T11:24:00Z">
        <w:r>
          <w:rPr>
            <w:rStyle w:val="24"/>
            <w:color w:val="000000" w:themeColor="text1"/>
            <w:rPrChange w:id="854" w:author="ZhuMeng" w:date="2024-08-15T10:43:00Z">
              <w:rPr>
                <w:rStyle w:val="24"/>
              </w:rPr>
            </w:rPrChange>
          </w:rPr>
          <w:delText>https://kns.cnki.net/KCMS/detail/detail.aspx?dbcode=CJFD&amp;dbname=CJFDLAST2015&amp;filename=YYJX201503014&amp;v=</w:delText>
        </w:r>
      </w:del>
      <w:del w:id="855" w:author="ZhuMeng" w:date="2024-08-15T11:24:00Z">
        <w:r>
          <w:rPr>
            <w:rStyle w:val="24"/>
            <w:color w:val="000000" w:themeColor="text1"/>
            <w:rPrChange w:id="856" w:author="ZhuMeng" w:date="2024-08-15T10:43:00Z">
              <w:rPr>
                <w:rStyle w:val="24"/>
              </w:rPr>
            </w:rPrChange>
          </w:rPr>
          <w:fldChar w:fldCharType="end"/>
        </w:r>
      </w:del>
      <w:del w:id="857" w:author="ZhuMeng" w:date="2024-08-15T11:24:00Z">
        <w:r>
          <w:rPr>
            <w:color w:val="000000" w:themeColor="text1"/>
            <w:rPrChange w:id="858" w:author="ZhuMeng" w:date="2024-08-15T10:43:00Z">
              <w:rPr/>
            </w:rPrChange>
          </w:rPr>
          <w:delText>.</w:delText>
        </w:r>
      </w:del>
    </w:p>
    <w:bookmarkEnd w:id="42"/>
    <w:p>
      <w:pPr>
        <w:pStyle w:val="32"/>
        <w:ind w:firstLine="480"/>
        <w:rPr>
          <w:color w:val="000000" w:themeColor="text1"/>
          <w:lang w:eastAsia="zh-CN"/>
          <w:rPrChange w:id="859" w:author="ZhuMeng" w:date="2024-08-15T10:43:00Z">
            <w:rPr>
              <w:lang w:eastAsia="zh-CN"/>
            </w:rPr>
          </w:rPrChange>
        </w:rPr>
      </w:pPr>
      <w:bookmarkStart w:id="43" w:name="ref-WuXiaoJun2020"/>
      <w:r>
        <w:rPr>
          <w:color w:val="000000" w:themeColor="text1"/>
          <w:lang w:eastAsia="zh-CN"/>
          <w:rPrChange w:id="860" w:author="ZhuMeng" w:date="2024-08-15T10:43:00Z">
            <w:rPr>
              <w:lang w:eastAsia="zh-CN"/>
            </w:rPr>
          </w:rPrChange>
        </w:rPr>
        <w:t>———. 2020. “</w:t>
      </w:r>
      <w:r>
        <w:rPr>
          <w:color w:val="000000" w:themeColor="text1"/>
          <w:lang w:eastAsia="zh-CN"/>
          <w:rPrChange w:id="861" w:author="ZhuMeng" w:date="2024-08-15T10:43:00Z">
            <w:rPr>
              <w:lang w:eastAsia="zh-CN"/>
            </w:rPr>
          </w:rPrChange>
        </w:rPr>
        <w:t>语言适应与社会顺应</w:t>
      </w:r>
      <w:r>
        <w:rPr>
          <w:color w:val="000000" w:themeColor="text1"/>
          <w:lang w:eastAsia="zh-CN"/>
          <w:rPrChange w:id="862" w:author="ZhuMeng" w:date="2024-08-15T10:43:00Z">
            <w:rPr>
              <w:lang w:eastAsia="zh-CN"/>
            </w:rPr>
          </w:rPrChange>
        </w:rPr>
        <w:t>——</w:t>
      </w:r>
      <w:r>
        <w:rPr>
          <w:color w:val="000000" w:themeColor="text1"/>
          <w:lang w:eastAsia="zh-CN"/>
          <w:rPrChange w:id="863" w:author="ZhuMeng" w:date="2024-08-15T10:43:00Z">
            <w:rPr>
              <w:lang w:eastAsia="zh-CN"/>
            </w:rPr>
          </w:rPrChange>
        </w:rPr>
        <w:t>语言视域下对流动人口</w:t>
      </w:r>
      <w:r>
        <w:rPr>
          <w:color w:val="000000" w:themeColor="text1"/>
          <w:lang w:eastAsia="zh-CN"/>
          <w:rPrChange w:id="864" w:author="ZhuMeng" w:date="2024-08-15T10:43:00Z">
            <w:rPr>
              <w:lang w:eastAsia="zh-CN"/>
            </w:rPr>
          </w:rPrChange>
        </w:rPr>
        <w:t>‘</w:t>
      </w:r>
      <w:r>
        <w:rPr>
          <w:color w:val="000000" w:themeColor="text1"/>
          <w:lang w:eastAsia="zh-CN"/>
          <w:rPrChange w:id="865" w:author="ZhuMeng" w:date="2024-08-15T10:43:00Z">
            <w:rPr>
              <w:lang w:eastAsia="zh-CN"/>
            </w:rPr>
          </w:rPrChange>
        </w:rPr>
        <w:t>市民化</w:t>
      </w:r>
      <w:r>
        <w:rPr>
          <w:color w:val="000000" w:themeColor="text1"/>
          <w:lang w:eastAsia="zh-CN"/>
          <w:rPrChange w:id="866" w:author="ZhuMeng" w:date="2024-08-15T10:43:00Z">
            <w:rPr>
              <w:lang w:eastAsia="zh-CN"/>
            </w:rPr>
          </w:rPrChange>
        </w:rPr>
        <w:t>’</w:t>
      </w:r>
      <w:r>
        <w:rPr>
          <w:color w:val="000000" w:themeColor="text1"/>
          <w:lang w:eastAsia="zh-CN"/>
          <w:rPrChange w:id="867" w:author="ZhuMeng" w:date="2024-08-15T10:43:00Z">
            <w:rPr>
              <w:lang w:eastAsia="zh-CN"/>
            </w:rPr>
          </w:rPrChange>
        </w:rPr>
        <w:t>进程的思考</w:t>
      </w:r>
      <w:r>
        <w:rPr>
          <w:color w:val="000000" w:themeColor="text1"/>
          <w:lang w:eastAsia="zh-CN"/>
          <w:rPrChange w:id="868" w:author="ZhuMeng" w:date="2024-08-15T10:43:00Z">
            <w:rPr>
              <w:lang w:eastAsia="zh-CN"/>
            </w:rPr>
          </w:rPrChange>
        </w:rPr>
        <w:t xml:space="preserve">.” </w:t>
      </w:r>
      <w:r>
        <w:rPr>
          <w:i/>
          <w:iCs/>
          <w:color w:val="000000" w:themeColor="text1"/>
          <w:lang w:eastAsia="zh-CN"/>
          <w:rPrChange w:id="869" w:author="ZhuMeng" w:date="2024-08-15T10:43:00Z">
            <w:rPr>
              <w:i/>
              <w:iCs/>
              <w:lang w:eastAsia="zh-CN"/>
            </w:rPr>
          </w:rPrChange>
        </w:rPr>
        <w:t>陕西师范大学学报</w:t>
      </w:r>
      <w:r>
        <w:rPr>
          <w:i/>
          <w:iCs/>
          <w:color w:val="000000" w:themeColor="text1"/>
          <w:lang w:eastAsia="zh-CN"/>
          <w:rPrChange w:id="870" w:author="ZhuMeng" w:date="2024-08-15T10:43:00Z">
            <w:rPr>
              <w:i/>
              <w:iCs/>
              <w:lang w:eastAsia="zh-CN"/>
            </w:rPr>
          </w:rPrChange>
        </w:rPr>
        <w:t>(</w:t>
      </w:r>
      <w:r>
        <w:rPr>
          <w:i/>
          <w:iCs/>
          <w:color w:val="000000" w:themeColor="text1"/>
          <w:lang w:eastAsia="zh-CN"/>
          <w:rPrChange w:id="871" w:author="ZhuMeng" w:date="2024-08-15T10:43:00Z">
            <w:rPr>
              <w:i/>
              <w:iCs/>
              <w:lang w:eastAsia="zh-CN"/>
            </w:rPr>
          </w:rPrChange>
        </w:rPr>
        <w:t>哲学社会科学版</w:t>
      </w:r>
      <w:r>
        <w:rPr>
          <w:i/>
          <w:iCs/>
          <w:color w:val="000000" w:themeColor="text1"/>
          <w:lang w:eastAsia="zh-CN"/>
          <w:rPrChange w:id="872" w:author="ZhuMeng" w:date="2024-08-15T10:43:00Z">
            <w:rPr>
              <w:i/>
              <w:iCs/>
              <w:lang w:eastAsia="zh-CN"/>
            </w:rPr>
          </w:rPrChange>
        </w:rPr>
        <w:t>)</w:t>
      </w:r>
      <w:r>
        <w:rPr>
          <w:color w:val="000000" w:themeColor="text1"/>
          <w:lang w:eastAsia="zh-CN"/>
          <w:rPrChange w:id="873" w:author="ZhuMeng" w:date="2024-08-15T10:43:00Z">
            <w:rPr>
              <w:lang w:eastAsia="zh-CN"/>
            </w:rPr>
          </w:rPrChange>
        </w:rPr>
        <w:t xml:space="preserve"> 49 (05): 91–99.</w:t>
      </w:r>
    </w:p>
    <w:bookmarkEnd w:id="43"/>
    <w:p>
      <w:pPr>
        <w:pStyle w:val="32"/>
        <w:ind w:firstLine="480"/>
        <w:rPr>
          <w:color w:val="000000" w:themeColor="text1"/>
          <w:rPrChange w:id="874" w:author="ZhuMeng" w:date="2024-08-15T10:43:00Z">
            <w:rPr/>
          </w:rPrChange>
        </w:rPr>
      </w:pPr>
      <w:bookmarkStart w:id="44" w:name="ref-WangKeFei2011"/>
      <w:r>
        <w:rPr>
          <w:color w:val="000000" w:themeColor="text1"/>
          <w:lang w:eastAsia="zh-CN"/>
          <w:rPrChange w:id="875" w:author="ZhuMeng" w:date="2024-08-15T10:43:00Z">
            <w:rPr>
              <w:lang w:eastAsia="zh-CN"/>
            </w:rPr>
          </w:rPrChange>
        </w:rPr>
        <w:t>王克非</w:t>
      </w:r>
      <w:r>
        <w:rPr>
          <w:color w:val="000000" w:themeColor="text1"/>
          <w:lang w:eastAsia="zh-CN"/>
          <w:rPrChange w:id="876" w:author="ZhuMeng" w:date="2024-08-15T10:43:00Z">
            <w:rPr>
              <w:lang w:eastAsia="zh-CN"/>
            </w:rPr>
          </w:rPrChange>
        </w:rPr>
        <w:t>. 2011. “</w:t>
      </w:r>
      <w:r>
        <w:rPr>
          <w:color w:val="000000" w:themeColor="text1"/>
          <w:lang w:eastAsia="zh-CN"/>
          <w:rPrChange w:id="877" w:author="ZhuMeng" w:date="2024-08-15T10:43:00Z">
            <w:rPr>
              <w:lang w:eastAsia="zh-CN"/>
            </w:rPr>
          </w:rPrChange>
        </w:rPr>
        <w:t>外语教育政策与社会经济发展</w:t>
      </w:r>
      <w:r>
        <w:rPr>
          <w:color w:val="000000" w:themeColor="text1"/>
          <w:lang w:eastAsia="zh-CN"/>
          <w:rPrChange w:id="878" w:author="ZhuMeng" w:date="2024-08-15T10:43:00Z">
            <w:rPr>
              <w:lang w:eastAsia="zh-CN"/>
            </w:rPr>
          </w:rPrChange>
        </w:rPr>
        <w:t xml:space="preserve">.” </w:t>
      </w:r>
      <w:r>
        <w:rPr>
          <w:i/>
          <w:iCs/>
          <w:color w:val="000000" w:themeColor="text1"/>
          <w:lang w:eastAsia="zh-CN"/>
          <w:rPrChange w:id="879" w:author="ZhuMeng" w:date="2024-08-15T10:43:00Z">
            <w:rPr>
              <w:i/>
              <w:iCs/>
              <w:lang w:eastAsia="zh-CN"/>
            </w:rPr>
          </w:rPrChange>
        </w:rPr>
        <w:t>外语界</w:t>
      </w:r>
      <w:r>
        <w:rPr>
          <w:color w:val="000000" w:themeColor="text1"/>
          <w:lang w:eastAsia="zh-CN"/>
          <w:rPrChange w:id="880" w:author="ZhuMeng" w:date="2024-08-15T10:43:00Z">
            <w:rPr>
              <w:lang w:eastAsia="zh-CN"/>
            </w:rPr>
          </w:rPrChange>
        </w:rPr>
        <w:t xml:space="preserve">, no. 01: 2–7. </w:t>
      </w:r>
      <w:del w:id="881" w:author="ZhuMeng" w:date="2024-08-15T11:24:00Z">
        <w:r>
          <w:rPr>
            <w:color w:val="000000" w:themeColor="text1"/>
            <w:rPrChange w:id="882" w:author="ZhuMeng" w:date="2024-08-15T10:43:00Z">
              <w:rPr/>
            </w:rPrChange>
          </w:rPr>
          <w:fldChar w:fldCharType="begin"/>
        </w:r>
      </w:del>
      <w:del w:id="883" w:author="ZhuMeng" w:date="2024-08-15T11:24:00Z">
        <w:r>
          <w:rPr>
            <w:color w:val="000000" w:themeColor="text1"/>
            <w:lang w:eastAsia="zh-CN"/>
            <w:rPrChange w:id="884" w:author="ZhuMeng" w:date="2024-08-15T10:43:00Z">
              <w:rPr>
                <w:lang w:eastAsia="zh-CN"/>
              </w:rPr>
            </w:rPrChange>
          </w:rPr>
          <w:delInstrText xml:space="preserve">HYPERLINK "https://kns.cnki.net/KCMS/detail/detail.aspx?dbcode=CJFD&amp;dbname=CJFD2011&amp;filename=WYJY201101000&amp;v=" \h</w:delInstrText>
        </w:r>
      </w:del>
      <w:del w:id="885" w:author="ZhuMeng" w:date="2024-08-15T11:24:00Z">
        <w:r>
          <w:rPr>
            <w:color w:val="000000" w:themeColor="text1"/>
            <w:rPrChange w:id="886" w:author="ZhuMeng" w:date="2024-08-15T10:43:00Z">
              <w:rPr/>
            </w:rPrChange>
          </w:rPr>
          <w:fldChar w:fldCharType="separate"/>
        </w:r>
      </w:del>
      <w:del w:id="887" w:author="ZhuMeng" w:date="2024-08-15T11:24:00Z">
        <w:r>
          <w:rPr>
            <w:rStyle w:val="24"/>
            <w:color w:val="000000" w:themeColor="text1"/>
            <w:rPrChange w:id="888" w:author="ZhuMeng" w:date="2024-08-15T10:43:00Z">
              <w:rPr>
                <w:rStyle w:val="24"/>
              </w:rPr>
            </w:rPrChange>
          </w:rPr>
          <w:delText>https://kns.cnki.net/KCMS/detail/detail.aspx?dbcode=CJFD&amp;dbname=CJFD2011&amp;filename=WYJY201101000&amp;v=</w:delText>
        </w:r>
      </w:del>
      <w:del w:id="889" w:author="ZhuMeng" w:date="2024-08-15T11:24:00Z">
        <w:r>
          <w:rPr>
            <w:rStyle w:val="24"/>
            <w:color w:val="000000" w:themeColor="text1"/>
            <w:rPrChange w:id="890" w:author="ZhuMeng" w:date="2024-08-15T10:43:00Z">
              <w:rPr>
                <w:rStyle w:val="24"/>
              </w:rPr>
            </w:rPrChange>
          </w:rPr>
          <w:fldChar w:fldCharType="end"/>
        </w:r>
      </w:del>
      <w:del w:id="891" w:author="ZhuMeng" w:date="2024-08-15T11:24:00Z">
        <w:r>
          <w:rPr>
            <w:color w:val="000000" w:themeColor="text1"/>
            <w:rPrChange w:id="892" w:author="ZhuMeng" w:date="2024-08-15T10:43:00Z">
              <w:rPr/>
            </w:rPrChange>
          </w:rPr>
          <w:delText>.</w:delText>
        </w:r>
      </w:del>
    </w:p>
    <w:bookmarkEnd w:id="44"/>
    <w:p>
      <w:pPr>
        <w:pStyle w:val="32"/>
        <w:ind w:firstLine="480"/>
        <w:rPr>
          <w:color w:val="000000" w:themeColor="text1"/>
          <w:rPrChange w:id="893" w:author="ZhuMeng" w:date="2024-08-15T10:43:00Z">
            <w:rPr/>
          </w:rPrChange>
        </w:rPr>
      </w:pPr>
      <w:bookmarkStart w:id="45" w:name="ref-WangChunHui2018"/>
      <w:r>
        <w:rPr>
          <w:color w:val="000000" w:themeColor="text1"/>
          <w:lang w:eastAsia="zh-CN"/>
          <w:rPrChange w:id="894" w:author="ZhuMeng" w:date="2024-08-15T10:43:00Z">
            <w:rPr>
              <w:lang w:eastAsia="zh-CN"/>
            </w:rPr>
          </w:rPrChange>
        </w:rPr>
        <w:t>王春辉</w:t>
      </w:r>
      <w:r>
        <w:rPr>
          <w:color w:val="000000" w:themeColor="text1"/>
          <w:lang w:eastAsia="zh-CN"/>
          <w:rPrChange w:id="895" w:author="ZhuMeng" w:date="2024-08-15T10:43:00Z">
            <w:rPr>
              <w:lang w:eastAsia="zh-CN"/>
            </w:rPr>
          </w:rPrChange>
        </w:rPr>
        <w:t>. 2018. “</w:t>
      </w:r>
      <w:r>
        <w:rPr>
          <w:color w:val="000000" w:themeColor="text1"/>
          <w:lang w:eastAsia="zh-CN"/>
          <w:rPrChange w:id="896" w:author="ZhuMeng" w:date="2024-08-15T10:43:00Z">
            <w:rPr>
              <w:lang w:eastAsia="zh-CN"/>
            </w:rPr>
          </w:rPrChange>
        </w:rPr>
        <w:t>语言忠诚论</w:t>
      </w:r>
      <w:r>
        <w:rPr>
          <w:color w:val="000000" w:themeColor="text1"/>
          <w:lang w:eastAsia="zh-CN"/>
          <w:rPrChange w:id="897" w:author="ZhuMeng" w:date="2024-08-15T10:43:00Z">
            <w:rPr>
              <w:lang w:eastAsia="zh-CN"/>
            </w:rPr>
          </w:rPrChange>
        </w:rPr>
        <w:t xml:space="preserve">.” </w:t>
      </w:r>
      <w:r>
        <w:rPr>
          <w:i/>
          <w:iCs/>
          <w:color w:val="000000" w:themeColor="text1"/>
          <w:lang w:eastAsia="zh-CN"/>
          <w:rPrChange w:id="898" w:author="ZhuMeng" w:date="2024-08-15T10:43:00Z">
            <w:rPr>
              <w:i/>
              <w:iCs/>
              <w:lang w:eastAsia="zh-CN"/>
            </w:rPr>
          </w:rPrChange>
        </w:rPr>
        <w:t>语言战略研究</w:t>
      </w:r>
      <w:r>
        <w:rPr>
          <w:color w:val="000000" w:themeColor="text1"/>
          <w:lang w:eastAsia="zh-CN"/>
          <w:rPrChange w:id="899" w:author="ZhuMeng" w:date="2024-08-15T10:43:00Z">
            <w:rPr>
              <w:lang w:eastAsia="zh-CN"/>
            </w:rPr>
          </w:rPrChange>
        </w:rPr>
        <w:t xml:space="preserve"> 3 (3): 10–21. </w:t>
      </w:r>
      <w:del w:id="900" w:author="ZhuMeng" w:date="2024-08-15T11:24:00Z">
        <w:r>
          <w:rPr>
            <w:color w:val="000000" w:themeColor="text1"/>
            <w:rPrChange w:id="901" w:author="ZhuMeng" w:date="2024-08-15T10:43:00Z">
              <w:rPr/>
            </w:rPrChange>
          </w:rPr>
          <w:fldChar w:fldCharType="begin"/>
        </w:r>
      </w:del>
      <w:del w:id="902" w:author="ZhuMeng" w:date="2024-08-15T11:24:00Z">
        <w:r>
          <w:rPr>
            <w:color w:val="000000" w:themeColor="text1"/>
            <w:lang w:eastAsia="zh-CN"/>
            <w:rPrChange w:id="903" w:author="ZhuMeng" w:date="2024-08-15T10:43:00Z">
              <w:rPr>
                <w:lang w:eastAsia="zh-CN"/>
              </w:rPr>
            </w:rPrChange>
          </w:rPr>
          <w:delInstrText xml:space="preserve">HYPERLINK "https://doi.org/10.19689/j.cnki.cn10-1361/h.20180301" \h</w:delInstrText>
        </w:r>
      </w:del>
      <w:del w:id="904" w:author="ZhuMeng" w:date="2024-08-15T11:24:00Z">
        <w:r>
          <w:rPr>
            <w:color w:val="000000" w:themeColor="text1"/>
            <w:rPrChange w:id="905" w:author="ZhuMeng" w:date="2024-08-15T10:43:00Z">
              <w:rPr/>
            </w:rPrChange>
          </w:rPr>
          <w:fldChar w:fldCharType="separate"/>
        </w:r>
      </w:del>
      <w:del w:id="906" w:author="ZhuMeng" w:date="2024-08-15T11:24:00Z">
        <w:r>
          <w:rPr>
            <w:rStyle w:val="24"/>
            <w:color w:val="000000" w:themeColor="text1"/>
            <w:rPrChange w:id="907" w:author="ZhuMeng" w:date="2024-08-15T10:43:00Z">
              <w:rPr>
                <w:rStyle w:val="24"/>
              </w:rPr>
            </w:rPrChange>
          </w:rPr>
          <w:delText>https://doi.org/10.19689/j.cnki.cn10-1361/h.20180301</w:delText>
        </w:r>
      </w:del>
      <w:del w:id="908" w:author="ZhuMeng" w:date="2024-08-15T11:24:00Z">
        <w:r>
          <w:rPr>
            <w:rStyle w:val="24"/>
            <w:color w:val="000000" w:themeColor="text1"/>
            <w:rPrChange w:id="909" w:author="ZhuMeng" w:date="2024-08-15T10:43:00Z">
              <w:rPr>
                <w:rStyle w:val="24"/>
              </w:rPr>
            </w:rPrChange>
          </w:rPr>
          <w:fldChar w:fldCharType="end"/>
        </w:r>
      </w:del>
      <w:del w:id="910" w:author="ZhuMeng" w:date="2024-08-15T11:24:00Z">
        <w:r>
          <w:rPr>
            <w:color w:val="000000" w:themeColor="text1"/>
            <w:rPrChange w:id="911" w:author="ZhuMeng" w:date="2024-08-15T10:43:00Z">
              <w:rPr/>
            </w:rPrChange>
          </w:rPr>
          <w:delText>.</w:delText>
        </w:r>
      </w:del>
    </w:p>
    <w:bookmarkEnd w:id="45"/>
    <w:p>
      <w:pPr>
        <w:pStyle w:val="32"/>
        <w:ind w:firstLine="480"/>
        <w:rPr>
          <w:color w:val="000000" w:themeColor="text1"/>
          <w:rPrChange w:id="912" w:author="ZhuMeng" w:date="2024-08-15T10:43:00Z">
            <w:rPr/>
          </w:rPrChange>
        </w:rPr>
      </w:pPr>
      <w:bookmarkStart w:id="46" w:name="ref-WangChunHui2019"/>
      <w:r>
        <w:rPr>
          <w:color w:val="000000" w:themeColor="text1"/>
          <w:rPrChange w:id="913" w:author="ZhuMeng" w:date="2024-08-15T10:43:00Z">
            <w:rPr/>
          </w:rPrChange>
        </w:rPr>
        <w:t xml:space="preserve">———. </w:t>
      </w:r>
      <w:r>
        <w:rPr>
          <w:color w:val="000000" w:themeColor="text1"/>
          <w:lang w:eastAsia="zh-CN"/>
          <w:rPrChange w:id="914" w:author="ZhuMeng" w:date="2024-08-15T10:43:00Z">
            <w:rPr>
              <w:lang w:eastAsia="zh-CN"/>
            </w:rPr>
          </w:rPrChange>
        </w:rPr>
        <w:t>2019. “</w:t>
      </w:r>
      <w:r>
        <w:rPr>
          <w:color w:val="000000" w:themeColor="text1"/>
          <w:lang w:eastAsia="zh-CN"/>
          <w:rPrChange w:id="915" w:author="ZhuMeng" w:date="2024-08-15T10:43:00Z">
            <w:rPr>
              <w:lang w:eastAsia="zh-CN"/>
            </w:rPr>
          </w:rPrChange>
        </w:rPr>
        <w:t>语言与贫困的理论和实践</w:t>
      </w:r>
      <w:r>
        <w:rPr>
          <w:color w:val="000000" w:themeColor="text1"/>
          <w:lang w:eastAsia="zh-CN"/>
          <w:rPrChange w:id="916" w:author="ZhuMeng" w:date="2024-08-15T10:43:00Z">
            <w:rPr>
              <w:lang w:eastAsia="zh-CN"/>
            </w:rPr>
          </w:rPrChange>
        </w:rPr>
        <w:t xml:space="preserve">.” </w:t>
      </w:r>
      <w:r>
        <w:rPr>
          <w:i/>
          <w:iCs/>
          <w:color w:val="000000" w:themeColor="text1"/>
          <w:lang w:eastAsia="zh-CN"/>
          <w:rPrChange w:id="917" w:author="ZhuMeng" w:date="2024-08-15T10:43:00Z">
            <w:rPr>
              <w:i/>
              <w:iCs/>
              <w:lang w:eastAsia="zh-CN"/>
            </w:rPr>
          </w:rPrChange>
        </w:rPr>
        <w:t>语言战略研究</w:t>
      </w:r>
      <w:r>
        <w:rPr>
          <w:color w:val="000000" w:themeColor="text1"/>
          <w:lang w:eastAsia="zh-CN"/>
          <w:rPrChange w:id="918" w:author="ZhuMeng" w:date="2024-08-15T10:43:00Z">
            <w:rPr>
              <w:lang w:eastAsia="zh-CN"/>
            </w:rPr>
          </w:rPrChange>
        </w:rPr>
        <w:t xml:space="preserve"> 4 (01): 12–21. </w:t>
      </w:r>
      <w:del w:id="919" w:author="ZhuMeng" w:date="2024-08-15T11:24:00Z">
        <w:r>
          <w:rPr>
            <w:color w:val="000000" w:themeColor="text1"/>
            <w:rPrChange w:id="920" w:author="ZhuMeng" w:date="2024-08-15T10:43:00Z">
              <w:rPr/>
            </w:rPrChange>
          </w:rPr>
          <w:fldChar w:fldCharType="begin"/>
        </w:r>
      </w:del>
      <w:del w:id="921" w:author="ZhuMeng" w:date="2024-08-15T11:24:00Z">
        <w:r>
          <w:rPr>
            <w:color w:val="000000" w:themeColor="text1"/>
            <w:lang w:eastAsia="zh-CN"/>
            <w:rPrChange w:id="922" w:author="ZhuMeng" w:date="2024-08-15T10:43:00Z">
              <w:rPr>
                <w:lang w:eastAsia="zh-CN"/>
              </w:rPr>
            </w:rPrChange>
          </w:rPr>
          <w:delInstrText xml:space="preserve">HYPERLINK "https://doi.org/10.19689/j.cnki.cn10-1361/h.20190101" \h</w:delInstrText>
        </w:r>
      </w:del>
      <w:del w:id="923" w:author="ZhuMeng" w:date="2024-08-15T11:24:00Z">
        <w:r>
          <w:rPr>
            <w:color w:val="000000" w:themeColor="text1"/>
            <w:rPrChange w:id="924" w:author="ZhuMeng" w:date="2024-08-15T10:43:00Z">
              <w:rPr/>
            </w:rPrChange>
          </w:rPr>
          <w:fldChar w:fldCharType="separate"/>
        </w:r>
      </w:del>
      <w:del w:id="925" w:author="ZhuMeng" w:date="2024-08-15T11:24:00Z">
        <w:r>
          <w:rPr>
            <w:rStyle w:val="24"/>
            <w:color w:val="000000" w:themeColor="text1"/>
            <w:rPrChange w:id="926" w:author="ZhuMeng" w:date="2024-08-15T10:43:00Z">
              <w:rPr>
                <w:rStyle w:val="24"/>
              </w:rPr>
            </w:rPrChange>
          </w:rPr>
          <w:delText>https://doi.org/10.19689/j.cnki.cn10-1361/h.20190101</w:delText>
        </w:r>
      </w:del>
      <w:del w:id="927" w:author="ZhuMeng" w:date="2024-08-15T11:24:00Z">
        <w:r>
          <w:rPr>
            <w:rStyle w:val="24"/>
            <w:color w:val="000000" w:themeColor="text1"/>
            <w:rPrChange w:id="928" w:author="ZhuMeng" w:date="2024-08-15T10:43:00Z">
              <w:rPr>
                <w:rStyle w:val="24"/>
              </w:rPr>
            </w:rPrChange>
          </w:rPr>
          <w:fldChar w:fldCharType="end"/>
        </w:r>
      </w:del>
      <w:del w:id="929" w:author="ZhuMeng" w:date="2024-08-15T11:24:00Z">
        <w:r>
          <w:rPr>
            <w:color w:val="000000" w:themeColor="text1"/>
            <w:rPrChange w:id="930" w:author="ZhuMeng" w:date="2024-08-15T10:43:00Z">
              <w:rPr/>
            </w:rPrChange>
          </w:rPr>
          <w:delText>.</w:delText>
        </w:r>
      </w:del>
    </w:p>
    <w:bookmarkEnd w:id="46"/>
    <w:p>
      <w:pPr>
        <w:pStyle w:val="32"/>
        <w:ind w:firstLine="480"/>
        <w:rPr>
          <w:color w:val="000000" w:themeColor="text1"/>
          <w:lang w:eastAsia="zh-CN"/>
          <w:rPrChange w:id="931" w:author="ZhuMeng" w:date="2024-08-15T10:43:00Z">
            <w:rPr>
              <w:lang w:eastAsia="zh-CN"/>
            </w:rPr>
          </w:rPrChange>
        </w:rPr>
      </w:pPr>
      <w:bookmarkStart w:id="47" w:name="ref-ShiLin2021"/>
      <w:r>
        <w:rPr>
          <w:color w:val="000000" w:themeColor="text1"/>
          <w:rPrChange w:id="932" w:author="ZhuMeng" w:date="2024-08-15T10:43:00Z">
            <w:rPr/>
          </w:rPrChange>
        </w:rPr>
        <w:t>石琳</w:t>
      </w:r>
      <w:r>
        <w:rPr>
          <w:color w:val="000000" w:themeColor="text1"/>
          <w:rPrChange w:id="933" w:author="ZhuMeng" w:date="2024-08-15T10:43:00Z">
            <w:rPr/>
          </w:rPrChange>
        </w:rPr>
        <w:t xml:space="preserve">. 2021. </w:t>
      </w:r>
      <w:r>
        <w:rPr>
          <w:color w:val="000000" w:themeColor="text1"/>
          <w:lang w:eastAsia="zh-CN"/>
          <w:rPrChange w:id="934" w:author="ZhuMeng" w:date="2024-08-15T10:43:00Z">
            <w:rPr>
              <w:lang w:eastAsia="zh-CN"/>
            </w:rPr>
          </w:rPrChange>
        </w:rPr>
        <w:t>“</w:t>
      </w:r>
      <w:r>
        <w:rPr>
          <w:color w:val="000000" w:themeColor="text1"/>
          <w:lang w:eastAsia="zh-CN"/>
          <w:rPrChange w:id="935" w:author="ZhuMeng" w:date="2024-08-15T10:43:00Z">
            <w:rPr>
              <w:lang w:eastAsia="zh-CN"/>
            </w:rPr>
          </w:rPrChange>
        </w:rPr>
        <w:t>民族地区推广国家通用语言文字与铸牢中华民族共同体意识的协同共进路径</w:t>
      </w:r>
      <w:r>
        <w:rPr>
          <w:color w:val="000000" w:themeColor="text1"/>
          <w:lang w:eastAsia="zh-CN"/>
          <w:rPrChange w:id="936" w:author="ZhuMeng" w:date="2024-08-15T10:43:00Z">
            <w:rPr>
              <w:lang w:eastAsia="zh-CN"/>
            </w:rPr>
          </w:rPrChange>
        </w:rPr>
        <w:t xml:space="preserve">.” </w:t>
      </w:r>
      <w:r>
        <w:rPr>
          <w:i/>
          <w:iCs/>
          <w:color w:val="000000" w:themeColor="text1"/>
          <w:lang w:eastAsia="zh-CN"/>
          <w:rPrChange w:id="937" w:author="ZhuMeng" w:date="2024-08-15T10:43:00Z">
            <w:rPr>
              <w:i/>
              <w:iCs/>
              <w:lang w:eastAsia="zh-CN"/>
            </w:rPr>
          </w:rPrChange>
        </w:rPr>
        <w:t>民族学刊</w:t>
      </w:r>
      <w:r>
        <w:rPr>
          <w:color w:val="000000" w:themeColor="text1"/>
          <w:lang w:eastAsia="zh-CN"/>
          <w:rPrChange w:id="938" w:author="ZhuMeng" w:date="2024-08-15T10:43:00Z">
            <w:rPr>
              <w:lang w:eastAsia="zh-CN"/>
            </w:rPr>
          </w:rPrChange>
        </w:rPr>
        <w:t xml:space="preserve"> 12 (8): 46–53, 125.</w:t>
      </w:r>
    </w:p>
    <w:bookmarkEnd w:id="47"/>
    <w:p>
      <w:pPr>
        <w:pStyle w:val="32"/>
        <w:ind w:firstLine="480"/>
        <w:rPr>
          <w:color w:val="000000" w:themeColor="text1"/>
          <w:rPrChange w:id="939" w:author="ZhuMeng" w:date="2024-08-15T10:43:00Z">
            <w:rPr/>
          </w:rPrChange>
        </w:rPr>
      </w:pPr>
      <w:bookmarkStart w:id="48" w:name="ref-QiHongLiHong2004"/>
      <w:r>
        <w:rPr>
          <w:color w:val="000000" w:themeColor="text1"/>
          <w:rPrChange w:id="940" w:author="ZhuMeng" w:date="2024-08-15T10:43:00Z">
            <w:rPr/>
          </w:rPrChange>
        </w:rPr>
        <w:t>祁虹</w:t>
      </w:r>
      <w:r>
        <w:rPr>
          <w:color w:val="000000" w:themeColor="text1"/>
          <w:rPrChange w:id="941" w:author="ZhuMeng" w:date="2024-08-15T10:43:00Z">
            <w:rPr/>
          </w:rPrChange>
        </w:rPr>
        <w:t xml:space="preserve">, and </w:t>
      </w:r>
      <w:r>
        <w:rPr>
          <w:color w:val="000000" w:themeColor="text1"/>
          <w:rPrChange w:id="942" w:author="ZhuMeng" w:date="2024-08-15T10:43:00Z">
            <w:rPr/>
          </w:rPrChange>
        </w:rPr>
        <w:t>黎宏</w:t>
      </w:r>
      <w:r>
        <w:rPr>
          <w:color w:val="000000" w:themeColor="text1"/>
          <w:rPrChange w:id="943" w:author="ZhuMeng" w:date="2024-08-15T10:43:00Z">
            <w:rPr/>
          </w:rPrChange>
        </w:rPr>
        <w:t>. 2004. “</w:t>
      </w:r>
      <w:r>
        <w:rPr>
          <w:color w:val="000000" w:themeColor="text1"/>
          <w:rPrChange w:id="944" w:author="ZhuMeng" w:date="2024-08-15T10:43:00Z">
            <w:rPr/>
          </w:rPrChange>
        </w:rPr>
        <w:t>外语学习中的情感因素分析</w:t>
      </w:r>
      <w:r>
        <w:rPr>
          <w:color w:val="000000" w:themeColor="text1"/>
          <w:rPrChange w:id="945" w:author="ZhuMeng" w:date="2024-08-15T10:43:00Z">
            <w:rPr/>
          </w:rPrChange>
        </w:rPr>
        <w:t xml:space="preserve">.” </w:t>
      </w:r>
      <w:r>
        <w:rPr>
          <w:i/>
          <w:iCs/>
          <w:color w:val="000000" w:themeColor="text1"/>
          <w:rPrChange w:id="946" w:author="ZhuMeng" w:date="2024-08-15T10:43:00Z">
            <w:rPr>
              <w:i/>
              <w:iCs/>
            </w:rPr>
          </w:rPrChange>
        </w:rPr>
        <w:t>西南民族大学学报</w:t>
      </w:r>
      <w:r>
        <w:rPr>
          <w:i/>
          <w:iCs/>
          <w:color w:val="000000" w:themeColor="text1"/>
          <w:rPrChange w:id="947" w:author="ZhuMeng" w:date="2024-08-15T10:43:00Z">
            <w:rPr>
              <w:i/>
              <w:iCs/>
            </w:rPr>
          </w:rPrChange>
        </w:rPr>
        <w:t>(</w:t>
      </w:r>
      <w:r>
        <w:rPr>
          <w:i/>
          <w:iCs/>
          <w:color w:val="000000" w:themeColor="text1"/>
          <w:rPrChange w:id="948" w:author="ZhuMeng" w:date="2024-08-15T10:43:00Z">
            <w:rPr>
              <w:i/>
              <w:iCs/>
            </w:rPr>
          </w:rPrChange>
        </w:rPr>
        <w:t>人文社科版</w:t>
      </w:r>
      <w:r>
        <w:rPr>
          <w:i/>
          <w:iCs/>
          <w:color w:val="000000" w:themeColor="text1"/>
          <w:rPrChange w:id="949" w:author="ZhuMeng" w:date="2024-08-15T10:43:00Z">
            <w:rPr>
              <w:i/>
              <w:iCs/>
            </w:rPr>
          </w:rPrChange>
        </w:rPr>
        <w:t>)</w:t>
      </w:r>
      <w:r>
        <w:rPr>
          <w:color w:val="000000" w:themeColor="text1"/>
          <w:rPrChange w:id="950" w:author="ZhuMeng" w:date="2024-08-15T10:43:00Z">
            <w:rPr/>
          </w:rPrChange>
        </w:rPr>
        <w:t xml:space="preserve">, no. 06: 404–6. </w:t>
      </w:r>
      <w:del w:id="951" w:author="ZhuMeng" w:date="2024-08-15T11:24:00Z">
        <w:r>
          <w:rPr>
            <w:color w:val="000000" w:themeColor="text1"/>
            <w:rPrChange w:id="952" w:author="ZhuMeng" w:date="2024-08-15T10:43:00Z">
              <w:rPr/>
            </w:rPrChange>
          </w:rPr>
          <w:fldChar w:fldCharType="begin"/>
        </w:r>
      </w:del>
      <w:del w:id="953" w:author="ZhuMeng" w:date="2024-08-15T11:24:00Z">
        <w:r>
          <w:rPr>
            <w:color w:val="000000" w:themeColor="text1"/>
            <w:rPrChange w:id="954" w:author="ZhuMeng" w:date="2024-08-15T10:43:00Z">
              <w:rPr/>
            </w:rPrChange>
          </w:rPr>
          <w:delInstrText xml:space="preserve">HYPERLINK "https://kns.cnki.net/KCMS/detail/detail.aspx?dbcode=CJFD&amp;dbname=CJFD2004&amp;filename=XNZS200406107&amp;v=" \h</w:delInstrText>
        </w:r>
      </w:del>
      <w:del w:id="955" w:author="ZhuMeng" w:date="2024-08-15T11:24:00Z">
        <w:r>
          <w:rPr>
            <w:color w:val="000000" w:themeColor="text1"/>
            <w:rPrChange w:id="956" w:author="ZhuMeng" w:date="2024-08-15T10:43:00Z">
              <w:rPr/>
            </w:rPrChange>
          </w:rPr>
          <w:fldChar w:fldCharType="separate"/>
        </w:r>
      </w:del>
      <w:del w:id="957" w:author="ZhuMeng" w:date="2024-08-15T11:24:00Z">
        <w:r>
          <w:rPr>
            <w:rStyle w:val="24"/>
            <w:color w:val="000000" w:themeColor="text1"/>
            <w:rPrChange w:id="958" w:author="ZhuMeng" w:date="2024-08-15T10:43:00Z">
              <w:rPr>
                <w:rStyle w:val="24"/>
              </w:rPr>
            </w:rPrChange>
          </w:rPr>
          <w:delText>https://kns.cnki.net/KCMS/detail/detail.aspx?dbcode=CJFD&amp;dbname=CJFD2004&amp;filename=XNZS200406107&amp;v=</w:delText>
        </w:r>
      </w:del>
      <w:del w:id="959" w:author="ZhuMeng" w:date="2024-08-15T11:24:00Z">
        <w:r>
          <w:rPr>
            <w:rStyle w:val="24"/>
            <w:color w:val="000000" w:themeColor="text1"/>
            <w:rPrChange w:id="960" w:author="ZhuMeng" w:date="2024-08-15T10:43:00Z">
              <w:rPr>
                <w:rStyle w:val="24"/>
              </w:rPr>
            </w:rPrChange>
          </w:rPr>
          <w:fldChar w:fldCharType="end"/>
        </w:r>
      </w:del>
      <w:del w:id="961" w:author="ZhuMeng" w:date="2024-08-15T11:24:00Z">
        <w:r>
          <w:rPr>
            <w:color w:val="000000" w:themeColor="text1"/>
            <w:rPrChange w:id="962" w:author="ZhuMeng" w:date="2024-08-15T10:43:00Z">
              <w:rPr/>
            </w:rPrChange>
          </w:rPr>
          <w:delText>.</w:delText>
        </w:r>
      </w:del>
    </w:p>
    <w:bookmarkEnd w:id="48"/>
    <w:p>
      <w:pPr>
        <w:pStyle w:val="32"/>
        <w:ind w:firstLine="480"/>
        <w:rPr>
          <w:color w:val="000000" w:themeColor="text1"/>
          <w:lang w:eastAsia="zh-CN"/>
          <w:rPrChange w:id="963" w:author="ZhuMeng" w:date="2024-08-15T10:43:00Z">
            <w:rPr>
              <w:lang w:eastAsia="zh-CN"/>
            </w:rPr>
          </w:rPrChange>
        </w:rPr>
      </w:pPr>
      <w:bookmarkStart w:id="49" w:name="ref-HuYueZhuMeng2022"/>
      <w:r>
        <w:rPr>
          <w:color w:val="000000" w:themeColor="text1"/>
          <w:lang w:eastAsia="zh-CN"/>
          <w:rPrChange w:id="964" w:author="ZhuMeng" w:date="2024-08-15T10:43:00Z">
            <w:rPr>
              <w:lang w:eastAsia="zh-CN"/>
            </w:rPr>
          </w:rPrChange>
        </w:rPr>
        <w:t>胡悦</w:t>
      </w:r>
      <w:r>
        <w:rPr>
          <w:color w:val="000000" w:themeColor="text1"/>
          <w:lang w:eastAsia="zh-CN"/>
          <w:rPrChange w:id="965" w:author="ZhuMeng" w:date="2024-08-15T10:43:00Z">
            <w:rPr>
              <w:lang w:eastAsia="zh-CN"/>
            </w:rPr>
          </w:rPrChange>
        </w:rPr>
        <w:t xml:space="preserve">, and </w:t>
      </w:r>
      <w:r>
        <w:rPr>
          <w:color w:val="000000" w:themeColor="text1"/>
          <w:lang w:eastAsia="zh-CN"/>
          <w:rPrChange w:id="966" w:author="ZhuMeng" w:date="2024-08-15T10:43:00Z">
            <w:rPr>
              <w:lang w:eastAsia="zh-CN"/>
            </w:rPr>
          </w:rPrChange>
        </w:rPr>
        <w:t>朱萌</w:t>
      </w:r>
      <w:r>
        <w:rPr>
          <w:color w:val="000000" w:themeColor="text1"/>
          <w:lang w:eastAsia="zh-CN"/>
          <w:rPrChange w:id="967" w:author="ZhuMeng" w:date="2024-08-15T10:43:00Z">
            <w:rPr>
              <w:lang w:eastAsia="zh-CN"/>
            </w:rPr>
          </w:rPrChange>
        </w:rPr>
        <w:t>. 2022. “</w:t>
      </w:r>
      <w:r>
        <w:rPr>
          <w:color w:val="000000" w:themeColor="text1"/>
          <w:lang w:eastAsia="zh-CN"/>
          <w:rPrChange w:id="968" w:author="ZhuMeng" w:date="2024-08-15T10:43:00Z">
            <w:rPr>
              <w:lang w:eastAsia="zh-CN"/>
            </w:rPr>
          </w:rPrChange>
        </w:rPr>
        <w:t>以语塑心与国民治理：外语习得对政治认知能力的塑造机制研究</w:t>
      </w:r>
      <w:r>
        <w:rPr>
          <w:color w:val="000000" w:themeColor="text1"/>
          <w:lang w:eastAsia="zh-CN"/>
          <w:rPrChange w:id="969" w:author="ZhuMeng" w:date="2024-08-15T10:43:00Z">
            <w:rPr>
              <w:lang w:eastAsia="zh-CN"/>
            </w:rPr>
          </w:rPrChange>
        </w:rPr>
        <w:t xml:space="preserve">. </w:t>
      </w:r>
      <w:r>
        <w:rPr>
          <w:color w:val="000000" w:themeColor="text1"/>
          <w:rPrChange w:id="970" w:author="ZhuMeng" w:date="2024-08-15T10:43:00Z">
            <w:rPr/>
          </w:rPrChange>
        </w:rPr>
        <w:t xml:space="preserve">Foreign Language and Governance: How Second Language Acquisition Constructs Mass Cognitive Capability for Politics.” </w:t>
      </w:r>
      <w:r>
        <w:rPr>
          <w:i/>
          <w:iCs/>
          <w:color w:val="000000" w:themeColor="text1"/>
          <w:rPrChange w:id="971" w:author="ZhuMeng" w:date="2024-08-15T10:43:00Z">
            <w:rPr>
              <w:i/>
              <w:iCs/>
            </w:rPr>
          </w:rPrChange>
        </w:rPr>
        <w:t>治理研究</w:t>
      </w:r>
      <w:r>
        <w:rPr>
          <w:color w:val="000000" w:themeColor="text1"/>
          <w:rPrChange w:id="972" w:author="ZhuMeng" w:date="2024-08-15T10:43:00Z">
            <w:rPr/>
          </w:rPrChange>
        </w:rPr>
        <w:t xml:space="preserve"> 38 (04): 51–65+125. </w:t>
      </w:r>
      <w:del w:id="973" w:author="ZhuMeng" w:date="2024-08-15T11:24:00Z">
        <w:r>
          <w:rPr>
            <w:color w:val="000000" w:themeColor="text1"/>
            <w:rPrChange w:id="974" w:author="ZhuMeng" w:date="2024-08-15T10:43:00Z">
              <w:rPr/>
            </w:rPrChange>
          </w:rPr>
          <w:fldChar w:fldCharType="begin"/>
        </w:r>
      </w:del>
      <w:del w:id="975" w:author="ZhuMeng" w:date="2024-08-15T11:24:00Z">
        <w:r>
          <w:rPr>
            <w:color w:val="000000" w:themeColor="text1"/>
            <w:rPrChange w:id="976" w:author="ZhuMeng" w:date="2024-08-15T10:43:00Z">
              <w:rPr/>
            </w:rPrChange>
          </w:rPr>
          <w:delInstrText xml:space="preserve">HYPERLINK "https://doi.org/10.15944/j.cnki.33-1010/d.2022.04.007" \h</w:delInstrText>
        </w:r>
      </w:del>
      <w:del w:id="977" w:author="ZhuMeng" w:date="2024-08-15T11:24:00Z">
        <w:r>
          <w:rPr>
            <w:color w:val="000000" w:themeColor="text1"/>
            <w:rPrChange w:id="978" w:author="ZhuMeng" w:date="2024-08-15T10:43:00Z">
              <w:rPr/>
            </w:rPrChange>
          </w:rPr>
          <w:fldChar w:fldCharType="separate"/>
        </w:r>
      </w:del>
      <w:del w:id="979" w:author="ZhuMeng" w:date="2024-08-15T11:24:00Z">
        <w:r>
          <w:rPr>
            <w:rStyle w:val="24"/>
            <w:color w:val="000000" w:themeColor="text1"/>
            <w:lang w:eastAsia="zh-CN"/>
            <w:rPrChange w:id="980" w:author="ZhuMeng" w:date="2024-08-15T10:43:00Z">
              <w:rPr>
                <w:rStyle w:val="24"/>
                <w:lang w:eastAsia="zh-CN"/>
              </w:rPr>
            </w:rPrChange>
          </w:rPr>
          <w:delText>https://doi.org/10.15944/j.cnki.33-1010/d.2022.04.007</w:delText>
        </w:r>
      </w:del>
      <w:del w:id="981" w:author="ZhuMeng" w:date="2024-08-15T11:24:00Z">
        <w:r>
          <w:rPr>
            <w:rStyle w:val="24"/>
            <w:color w:val="000000" w:themeColor="text1"/>
            <w:rPrChange w:id="982" w:author="ZhuMeng" w:date="2024-08-15T10:43:00Z">
              <w:rPr>
                <w:rStyle w:val="24"/>
              </w:rPr>
            </w:rPrChange>
          </w:rPr>
          <w:fldChar w:fldCharType="end"/>
        </w:r>
      </w:del>
      <w:del w:id="983" w:author="ZhuMeng" w:date="2024-08-15T11:24:00Z">
        <w:r>
          <w:rPr>
            <w:color w:val="000000" w:themeColor="text1"/>
            <w:lang w:eastAsia="zh-CN"/>
            <w:rPrChange w:id="984" w:author="ZhuMeng" w:date="2024-08-15T10:43:00Z">
              <w:rPr>
                <w:lang w:eastAsia="zh-CN"/>
              </w:rPr>
            </w:rPrChange>
          </w:rPr>
          <w:delText>.</w:delText>
        </w:r>
      </w:del>
    </w:p>
    <w:bookmarkEnd w:id="49"/>
    <w:p>
      <w:pPr>
        <w:pStyle w:val="32"/>
        <w:ind w:firstLine="480"/>
        <w:rPr>
          <w:color w:val="000000" w:themeColor="text1"/>
          <w:lang w:eastAsia="zh-CN"/>
          <w:rPrChange w:id="985" w:author="ZhuMeng" w:date="2024-08-15T10:43:00Z">
            <w:rPr>
              <w:lang w:eastAsia="zh-CN"/>
            </w:rPr>
          </w:rPrChange>
        </w:rPr>
      </w:pPr>
      <w:bookmarkStart w:id="50" w:name="ref-ChuRongWeiEtAl2014"/>
      <w:r>
        <w:rPr>
          <w:color w:val="000000" w:themeColor="text1"/>
          <w:lang w:eastAsia="zh-CN"/>
          <w:rPrChange w:id="986" w:author="ZhuMeng" w:date="2024-08-15T10:43:00Z">
            <w:rPr>
              <w:lang w:eastAsia="zh-CN"/>
            </w:rPr>
          </w:rPrChange>
        </w:rPr>
        <w:t>褚荣伟</w:t>
      </w:r>
      <w:r>
        <w:rPr>
          <w:color w:val="000000" w:themeColor="text1"/>
          <w:lang w:eastAsia="zh-CN"/>
          <w:rPrChange w:id="987" w:author="ZhuMeng" w:date="2024-08-15T10:43:00Z">
            <w:rPr>
              <w:lang w:eastAsia="zh-CN"/>
            </w:rPr>
          </w:rPrChange>
        </w:rPr>
        <w:t xml:space="preserve">, </w:t>
      </w:r>
      <w:r>
        <w:rPr>
          <w:color w:val="000000" w:themeColor="text1"/>
          <w:lang w:eastAsia="zh-CN"/>
          <w:rPrChange w:id="988" w:author="ZhuMeng" w:date="2024-08-15T10:43:00Z">
            <w:rPr>
              <w:lang w:eastAsia="zh-CN"/>
            </w:rPr>
          </w:rPrChange>
        </w:rPr>
        <w:t>熊易寒</w:t>
      </w:r>
      <w:r>
        <w:rPr>
          <w:color w:val="000000" w:themeColor="text1"/>
          <w:lang w:eastAsia="zh-CN"/>
          <w:rPrChange w:id="989" w:author="ZhuMeng" w:date="2024-08-15T10:43:00Z">
            <w:rPr>
              <w:lang w:eastAsia="zh-CN"/>
            </w:rPr>
          </w:rPrChange>
        </w:rPr>
        <w:t xml:space="preserve">, and </w:t>
      </w:r>
      <w:r>
        <w:rPr>
          <w:color w:val="000000" w:themeColor="text1"/>
          <w:lang w:eastAsia="zh-CN"/>
          <w:rPrChange w:id="990" w:author="ZhuMeng" w:date="2024-08-15T10:43:00Z">
            <w:rPr>
              <w:lang w:eastAsia="zh-CN"/>
            </w:rPr>
          </w:rPrChange>
        </w:rPr>
        <w:t>邹怡</w:t>
      </w:r>
      <w:r>
        <w:rPr>
          <w:color w:val="000000" w:themeColor="text1"/>
          <w:lang w:eastAsia="zh-CN"/>
          <w:rPrChange w:id="991" w:author="ZhuMeng" w:date="2024-08-15T10:43:00Z">
            <w:rPr>
              <w:lang w:eastAsia="zh-CN"/>
            </w:rPr>
          </w:rPrChange>
        </w:rPr>
        <w:t>. 2014. “</w:t>
      </w:r>
      <w:r>
        <w:rPr>
          <w:color w:val="000000" w:themeColor="text1"/>
          <w:lang w:eastAsia="zh-CN"/>
          <w:rPrChange w:id="992" w:author="ZhuMeng" w:date="2024-08-15T10:43:00Z">
            <w:rPr>
              <w:lang w:eastAsia="zh-CN"/>
            </w:rPr>
          </w:rPrChange>
        </w:rPr>
        <w:t>农民工社会认同的决定因素研究</w:t>
      </w:r>
      <w:r>
        <w:rPr>
          <w:color w:val="000000" w:themeColor="text1"/>
          <w:lang w:eastAsia="zh-CN"/>
          <w:rPrChange w:id="993" w:author="ZhuMeng" w:date="2024-08-15T10:43:00Z">
            <w:rPr>
              <w:lang w:eastAsia="zh-CN"/>
            </w:rPr>
          </w:rPrChange>
        </w:rPr>
        <w:t>:</w:t>
      </w:r>
      <w:r>
        <w:rPr>
          <w:color w:val="000000" w:themeColor="text1"/>
          <w:lang w:eastAsia="zh-CN"/>
          <w:rPrChange w:id="994" w:author="ZhuMeng" w:date="2024-08-15T10:43:00Z">
            <w:rPr>
              <w:lang w:eastAsia="zh-CN"/>
            </w:rPr>
          </w:rPrChange>
        </w:rPr>
        <w:t>基于上海的实证分析</w:t>
      </w:r>
      <w:r>
        <w:rPr>
          <w:color w:val="000000" w:themeColor="text1"/>
          <w:lang w:eastAsia="zh-CN"/>
          <w:rPrChange w:id="995" w:author="ZhuMeng" w:date="2024-08-15T10:43:00Z">
            <w:rPr>
              <w:lang w:eastAsia="zh-CN"/>
            </w:rPr>
          </w:rPrChange>
        </w:rPr>
        <w:t xml:space="preserve">.” </w:t>
      </w:r>
      <w:r>
        <w:rPr>
          <w:i/>
          <w:iCs/>
          <w:color w:val="000000" w:themeColor="text1"/>
          <w:lang w:eastAsia="zh-CN"/>
          <w:rPrChange w:id="996" w:author="ZhuMeng" w:date="2024-08-15T10:43:00Z">
            <w:rPr>
              <w:i/>
              <w:iCs/>
              <w:lang w:eastAsia="zh-CN"/>
            </w:rPr>
          </w:rPrChange>
        </w:rPr>
        <w:t>社会</w:t>
      </w:r>
      <w:r>
        <w:rPr>
          <w:color w:val="000000" w:themeColor="text1"/>
          <w:lang w:eastAsia="zh-CN"/>
          <w:rPrChange w:id="997" w:author="ZhuMeng" w:date="2024-08-15T10:43:00Z">
            <w:rPr>
              <w:lang w:eastAsia="zh-CN"/>
            </w:rPr>
          </w:rPrChange>
        </w:rPr>
        <w:t xml:space="preserve"> 34 (04): 25–48.</w:t>
      </w:r>
    </w:p>
    <w:bookmarkEnd w:id="50"/>
    <w:p>
      <w:pPr>
        <w:pStyle w:val="32"/>
        <w:ind w:firstLine="480"/>
        <w:rPr>
          <w:color w:val="000000" w:themeColor="text1"/>
          <w:lang w:eastAsia="zh-CN"/>
          <w:rPrChange w:id="998" w:author="ZhuMeng" w:date="2024-08-15T10:43:00Z">
            <w:rPr>
              <w:lang w:eastAsia="zh-CN"/>
            </w:rPr>
          </w:rPrChange>
        </w:rPr>
      </w:pPr>
      <w:bookmarkStart w:id="51" w:name="ref-GuoTaiHui2019"/>
      <w:r>
        <w:rPr>
          <w:color w:val="000000" w:themeColor="text1"/>
          <w:lang w:eastAsia="zh-CN"/>
          <w:rPrChange w:id="999" w:author="ZhuMeng" w:date="2024-08-15T10:43:00Z">
            <w:rPr>
              <w:lang w:eastAsia="zh-CN"/>
            </w:rPr>
          </w:rPrChange>
        </w:rPr>
        <w:t>郭台辉</w:t>
      </w:r>
      <w:r>
        <w:rPr>
          <w:color w:val="000000" w:themeColor="text1"/>
          <w:lang w:eastAsia="zh-CN"/>
          <w:rPrChange w:id="1000" w:author="ZhuMeng" w:date="2024-08-15T10:43:00Z">
            <w:rPr>
              <w:lang w:eastAsia="zh-CN"/>
            </w:rPr>
          </w:rPrChange>
        </w:rPr>
        <w:t>. 2019. “</w:t>
      </w:r>
      <w:r>
        <w:rPr>
          <w:color w:val="000000" w:themeColor="text1"/>
          <w:lang w:eastAsia="zh-CN"/>
          <w:rPrChange w:id="1001" w:author="ZhuMeng" w:date="2024-08-15T10:43:00Z">
            <w:rPr>
              <w:lang w:eastAsia="zh-CN"/>
            </w:rPr>
          </w:rPrChange>
        </w:rPr>
        <w:t>语言的政治化与政治的语言化</w:t>
      </w:r>
      <w:r>
        <w:rPr>
          <w:color w:val="000000" w:themeColor="text1"/>
          <w:lang w:eastAsia="zh-CN"/>
          <w:rPrChange w:id="1002" w:author="ZhuMeng" w:date="2024-08-15T10:43:00Z">
            <w:rPr>
              <w:lang w:eastAsia="zh-CN"/>
            </w:rPr>
          </w:rPrChange>
        </w:rPr>
        <w:t>——</w:t>
      </w:r>
      <w:r>
        <w:rPr>
          <w:color w:val="000000" w:themeColor="text1"/>
          <w:lang w:eastAsia="zh-CN"/>
          <w:rPrChange w:id="1003" w:author="ZhuMeng" w:date="2024-08-15T10:43:00Z">
            <w:rPr>
              <w:lang w:eastAsia="zh-CN"/>
            </w:rPr>
          </w:rPrChange>
        </w:rPr>
        <w:t>政治学方法论的</w:t>
      </w:r>
      <w:r>
        <w:rPr>
          <w:color w:val="000000" w:themeColor="text1"/>
          <w:lang w:eastAsia="zh-CN"/>
          <w:rPrChange w:id="1004" w:author="ZhuMeng" w:date="2024-08-15T10:43:00Z">
            <w:rPr>
              <w:lang w:eastAsia="zh-CN"/>
            </w:rPr>
          </w:rPrChange>
        </w:rPr>
        <w:t>‘</w:t>
      </w:r>
      <w:r>
        <w:rPr>
          <w:color w:val="000000" w:themeColor="text1"/>
          <w:lang w:eastAsia="zh-CN"/>
          <w:rPrChange w:id="1005" w:author="ZhuMeng" w:date="2024-08-15T10:43:00Z">
            <w:rPr>
              <w:lang w:eastAsia="zh-CN"/>
            </w:rPr>
          </w:rPrChange>
        </w:rPr>
        <w:t>语言学转向</w:t>
      </w:r>
      <w:r>
        <w:rPr>
          <w:color w:val="000000" w:themeColor="text1"/>
          <w:lang w:eastAsia="zh-CN"/>
          <w:rPrChange w:id="1006" w:author="ZhuMeng" w:date="2024-08-15T10:43:00Z">
            <w:rPr>
              <w:lang w:eastAsia="zh-CN"/>
            </w:rPr>
          </w:rPrChange>
        </w:rPr>
        <w:t>’</w:t>
      </w:r>
      <w:r>
        <w:rPr>
          <w:color w:val="000000" w:themeColor="text1"/>
          <w:lang w:eastAsia="zh-CN"/>
          <w:rPrChange w:id="1007" w:author="ZhuMeng" w:date="2024-08-15T10:43:00Z">
            <w:rPr>
              <w:lang w:eastAsia="zh-CN"/>
            </w:rPr>
          </w:rPrChange>
        </w:rPr>
        <w:t>问题</w:t>
      </w:r>
      <w:r>
        <w:rPr>
          <w:color w:val="000000" w:themeColor="text1"/>
          <w:lang w:eastAsia="zh-CN"/>
          <w:rPrChange w:id="1008" w:author="ZhuMeng" w:date="2024-08-15T10:43:00Z">
            <w:rPr>
              <w:lang w:eastAsia="zh-CN"/>
            </w:rPr>
          </w:rPrChange>
        </w:rPr>
        <w:t xml:space="preserve">.” </w:t>
      </w:r>
      <w:r>
        <w:rPr>
          <w:i/>
          <w:iCs/>
          <w:color w:val="000000" w:themeColor="text1"/>
          <w:lang w:eastAsia="zh-CN"/>
          <w:rPrChange w:id="1009" w:author="ZhuMeng" w:date="2024-08-15T10:43:00Z">
            <w:rPr>
              <w:i/>
              <w:iCs/>
              <w:lang w:eastAsia="zh-CN"/>
            </w:rPr>
          </w:rPrChange>
        </w:rPr>
        <w:t>政治学研究</w:t>
      </w:r>
      <w:r>
        <w:rPr>
          <w:color w:val="000000" w:themeColor="text1"/>
          <w:lang w:eastAsia="zh-CN"/>
          <w:rPrChange w:id="1010" w:author="ZhuMeng" w:date="2024-08-15T10:43:00Z">
            <w:rPr>
              <w:lang w:eastAsia="zh-CN"/>
            </w:rPr>
          </w:rPrChange>
        </w:rPr>
        <w:t>, no. 04: 66–76+127.</w:t>
      </w:r>
    </w:p>
    <w:bookmarkEnd w:id="51"/>
    <w:p>
      <w:pPr>
        <w:pStyle w:val="32"/>
        <w:ind w:firstLine="480"/>
        <w:rPr>
          <w:color w:val="000000" w:themeColor="text1"/>
          <w:lang w:eastAsia="zh-CN"/>
          <w:rPrChange w:id="1011" w:author="ZhuMeng" w:date="2024-08-15T10:43:00Z">
            <w:rPr>
              <w:lang w:eastAsia="zh-CN"/>
            </w:rPr>
          </w:rPrChange>
        </w:rPr>
      </w:pPr>
      <w:bookmarkStart w:id="52" w:name="ref-ChenLiXiang2021"/>
      <w:r>
        <w:rPr>
          <w:color w:val="000000" w:themeColor="text1"/>
          <w:lang w:eastAsia="zh-CN"/>
          <w:rPrChange w:id="1012" w:author="ZhuMeng" w:date="2024-08-15T10:43:00Z">
            <w:rPr>
              <w:lang w:eastAsia="zh-CN"/>
            </w:rPr>
          </w:rPrChange>
        </w:rPr>
        <w:t>陈丽湘</w:t>
      </w:r>
      <w:r>
        <w:rPr>
          <w:color w:val="000000" w:themeColor="text1"/>
          <w:lang w:eastAsia="zh-CN"/>
          <w:rPrChange w:id="1013" w:author="ZhuMeng" w:date="2024-08-15T10:43:00Z">
            <w:rPr>
              <w:lang w:eastAsia="zh-CN"/>
            </w:rPr>
          </w:rPrChange>
        </w:rPr>
        <w:t>. 2021. “</w:t>
      </w:r>
      <w:r>
        <w:rPr>
          <w:color w:val="000000" w:themeColor="text1"/>
          <w:lang w:eastAsia="zh-CN"/>
          <w:rPrChange w:id="1014" w:author="ZhuMeng" w:date="2024-08-15T10:43:00Z">
            <w:rPr>
              <w:lang w:eastAsia="zh-CN"/>
            </w:rPr>
          </w:rPrChange>
        </w:rPr>
        <w:t>政策网络视域下的媒体语言治理初探</w:t>
      </w:r>
      <w:r>
        <w:rPr>
          <w:color w:val="000000" w:themeColor="text1"/>
          <w:lang w:eastAsia="zh-CN"/>
          <w:rPrChange w:id="1015" w:author="ZhuMeng" w:date="2024-08-15T10:43:00Z">
            <w:rPr>
              <w:lang w:eastAsia="zh-CN"/>
            </w:rPr>
          </w:rPrChange>
        </w:rPr>
        <w:t xml:space="preserve">.” </w:t>
      </w:r>
      <w:r>
        <w:rPr>
          <w:i/>
          <w:iCs/>
          <w:color w:val="000000" w:themeColor="text1"/>
          <w:lang w:eastAsia="zh-CN"/>
          <w:rPrChange w:id="1016" w:author="ZhuMeng" w:date="2024-08-15T10:43:00Z">
            <w:rPr>
              <w:i/>
              <w:iCs/>
              <w:lang w:eastAsia="zh-CN"/>
            </w:rPr>
          </w:rPrChange>
        </w:rPr>
        <w:t>中国广播电视学刊</w:t>
      </w:r>
      <w:r>
        <w:rPr>
          <w:color w:val="000000" w:themeColor="text1"/>
          <w:lang w:eastAsia="zh-CN"/>
          <w:rPrChange w:id="1017" w:author="ZhuMeng" w:date="2024-08-15T10:43:00Z">
            <w:rPr>
              <w:lang w:eastAsia="zh-CN"/>
            </w:rPr>
          </w:rPrChange>
        </w:rPr>
        <w:t>, no. 6: 39–43.</w:t>
      </w:r>
    </w:p>
    <w:bookmarkEnd w:id="52"/>
    <w:p>
      <w:pPr>
        <w:pStyle w:val="32"/>
        <w:ind w:firstLine="480"/>
        <w:rPr>
          <w:color w:val="000000" w:themeColor="text1"/>
          <w:lang w:eastAsia="zh-CN"/>
          <w:rPrChange w:id="1018" w:author="ZhuMeng" w:date="2024-08-15T10:43:00Z">
            <w:rPr>
              <w:lang w:eastAsia="zh-CN"/>
            </w:rPr>
          </w:rPrChange>
        </w:rPr>
      </w:pPr>
      <w:bookmarkStart w:id="53" w:name="ref-HanQingLin2006"/>
      <w:r>
        <w:rPr>
          <w:color w:val="000000" w:themeColor="text1"/>
          <w:lang w:eastAsia="zh-CN"/>
          <w:rPrChange w:id="1019" w:author="ZhuMeng" w:date="2024-08-15T10:43:00Z">
            <w:rPr>
              <w:lang w:eastAsia="zh-CN"/>
            </w:rPr>
          </w:rPrChange>
        </w:rPr>
        <w:t>韩清林</w:t>
      </w:r>
      <w:r>
        <w:rPr>
          <w:color w:val="000000" w:themeColor="text1"/>
          <w:lang w:eastAsia="zh-CN"/>
          <w:rPrChange w:id="1020" w:author="ZhuMeng" w:date="2024-08-15T10:43:00Z">
            <w:rPr>
              <w:lang w:eastAsia="zh-CN"/>
            </w:rPr>
          </w:rPrChange>
        </w:rPr>
        <w:t>. 2006. “</w:t>
      </w:r>
      <w:r>
        <w:rPr>
          <w:color w:val="000000" w:themeColor="text1"/>
          <w:lang w:eastAsia="zh-CN"/>
          <w:rPrChange w:id="1021" w:author="ZhuMeng" w:date="2024-08-15T10:43:00Z">
            <w:rPr>
              <w:lang w:eastAsia="zh-CN"/>
            </w:rPr>
          </w:rPrChange>
        </w:rPr>
        <w:t>语言的强势同化规律与强势语言的先进生产力作用</w:t>
      </w:r>
      <w:r>
        <w:rPr>
          <w:color w:val="000000" w:themeColor="text1"/>
          <w:lang w:eastAsia="zh-CN"/>
          <w:rPrChange w:id="1022" w:author="ZhuMeng" w:date="2024-08-15T10:43:00Z">
            <w:rPr>
              <w:lang w:eastAsia="zh-CN"/>
            </w:rPr>
          </w:rPrChange>
        </w:rPr>
        <w:t xml:space="preserve">.” </w:t>
      </w:r>
      <w:r>
        <w:rPr>
          <w:i/>
          <w:iCs/>
          <w:color w:val="000000" w:themeColor="text1"/>
          <w:lang w:eastAsia="zh-CN"/>
          <w:rPrChange w:id="1023" w:author="ZhuMeng" w:date="2024-08-15T10:43:00Z">
            <w:rPr>
              <w:i/>
              <w:iCs/>
              <w:lang w:eastAsia="zh-CN"/>
            </w:rPr>
          </w:rPrChange>
        </w:rPr>
        <w:t>语言文字应用</w:t>
      </w:r>
      <w:r>
        <w:rPr>
          <w:color w:val="000000" w:themeColor="text1"/>
          <w:lang w:eastAsia="zh-CN"/>
          <w:rPrChange w:id="1024" w:author="ZhuMeng" w:date="2024-08-15T10:43:00Z">
            <w:rPr>
              <w:lang w:eastAsia="zh-CN"/>
            </w:rPr>
          </w:rPrChange>
        </w:rPr>
        <w:t>, no. 01: 48–55.</w:t>
      </w:r>
    </w:p>
    <w:bookmarkEnd w:id="53"/>
    <w:p>
      <w:pPr>
        <w:pStyle w:val="32"/>
        <w:ind w:firstLine="480"/>
        <w:rPr>
          <w:color w:val="000000" w:themeColor="text1"/>
          <w:lang w:eastAsia="zh-CN"/>
          <w:rPrChange w:id="1025" w:author="ZhuMeng" w:date="2024-08-15T10:43:00Z">
            <w:rPr>
              <w:lang w:eastAsia="zh-CN"/>
            </w:rPr>
          </w:rPrChange>
        </w:rPr>
      </w:pPr>
      <w:bookmarkStart w:id="54" w:name="ref-MaRong2004"/>
      <w:r>
        <w:rPr>
          <w:color w:val="000000" w:themeColor="text1"/>
          <w:lang w:eastAsia="zh-CN"/>
          <w:rPrChange w:id="1026" w:author="ZhuMeng" w:date="2024-08-15T10:43:00Z">
            <w:rPr>
              <w:lang w:eastAsia="zh-CN"/>
            </w:rPr>
          </w:rPrChange>
        </w:rPr>
        <w:t>马戎</w:t>
      </w:r>
      <w:r>
        <w:rPr>
          <w:color w:val="000000" w:themeColor="text1"/>
          <w:lang w:eastAsia="zh-CN"/>
          <w:rPrChange w:id="1027" w:author="ZhuMeng" w:date="2024-08-15T10:43:00Z">
            <w:rPr>
              <w:lang w:eastAsia="zh-CN"/>
            </w:rPr>
          </w:rPrChange>
        </w:rPr>
        <w:t>. 2004. “</w:t>
      </w:r>
      <w:r>
        <w:rPr>
          <w:color w:val="000000" w:themeColor="text1"/>
          <w:lang w:eastAsia="zh-CN"/>
          <w:rPrChange w:id="1028" w:author="ZhuMeng" w:date="2024-08-15T10:43:00Z">
            <w:rPr>
              <w:lang w:eastAsia="zh-CN"/>
            </w:rPr>
          </w:rPrChange>
        </w:rPr>
        <w:t>语言使用与族群关系</w:t>
      </w:r>
      <w:r>
        <w:rPr>
          <w:color w:val="000000" w:themeColor="text1"/>
          <w:lang w:eastAsia="zh-CN"/>
          <w:rPrChange w:id="1029" w:author="ZhuMeng" w:date="2024-08-15T10:43:00Z">
            <w:rPr>
              <w:lang w:eastAsia="zh-CN"/>
            </w:rPr>
          </w:rPrChange>
        </w:rPr>
        <w:t xml:space="preserve">.” </w:t>
      </w:r>
      <w:r>
        <w:rPr>
          <w:i/>
          <w:iCs/>
          <w:color w:val="000000" w:themeColor="text1"/>
          <w:lang w:eastAsia="zh-CN"/>
          <w:rPrChange w:id="1030" w:author="ZhuMeng" w:date="2024-08-15T10:43:00Z">
            <w:rPr>
              <w:i/>
              <w:iCs/>
              <w:lang w:eastAsia="zh-CN"/>
            </w:rPr>
          </w:rPrChange>
        </w:rPr>
        <w:t>西北民族研究</w:t>
      </w:r>
      <w:r>
        <w:rPr>
          <w:color w:val="000000" w:themeColor="text1"/>
          <w:lang w:eastAsia="zh-CN"/>
          <w:rPrChange w:id="1031" w:author="ZhuMeng" w:date="2024-08-15T10:43:00Z">
            <w:rPr>
              <w:lang w:eastAsia="zh-CN"/>
            </w:rPr>
          </w:rPrChange>
        </w:rPr>
        <w:t xml:space="preserve">, </w:t>
      </w:r>
      <w:r>
        <w:rPr>
          <w:color w:val="000000" w:themeColor="text1"/>
          <w:lang w:eastAsia="zh-CN"/>
          <w:rPrChange w:id="1032" w:author="ZhuMeng" w:date="2024-08-15T10:43:00Z">
            <w:rPr>
              <w:lang w:eastAsia="zh-CN"/>
            </w:rPr>
          </w:rPrChange>
        </w:rPr>
        <w:t>民族社会学连载</w:t>
      </w:r>
      <w:r>
        <w:rPr>
          <w:color w:val="000000" w:themeColor="text1"/>
          <w:lang w:eastAsia="zh-CN"/>
          <w:rPrChange w:id="1033" w:author="ZhuMeng" w:date="2024-08-15T10:43:00Z">
            <w:rPr>
              <w:lang w:eastAsia="zh-CN"/>
            </w:rPr>
          </w:rPrChange>
        </w:rPr>
        <w:t>, no. 01: 20–44+147.</w:t>
      </w:r>
    </w:p>
    <w:bookmarkEnd w:id="54"/>
    <w:p>
      <w:pPr>
        <w:pStyle w:val="32"/>
        <w:ind w:firstLine="480"/>
        <w:rPr>
          <w:color w:val="000000" w:themeColor="text1"/>
          <w:rPrChange w:id="1034" w:author="ZhuMeng" w:date="2024-08-15T10:43:00Z">
            <w:rPr/>
          </w:rPrChange>
        </w:rPr>
      </w:pPr>
      <w:bookmarkStart w:id="55" w:name="ref-MaRong2017"/>
      <w:r>
        <w:rPr>
          <w:color w:val="000000" w:themeColor="text1"/>
          <w:lang w:eastAsia="zh-CN"/>
          <w:rPrChange w:id="1035" w:author="ZhuMeng" w:date="2024-08-15T10:43:00Z">
            <w:rPr>
              <w:lang w:eastAsia="zh-CN"/>
            </w:rPr>
          </w:rPrChange>
        </w:rPr>
        <w:t>———. 2017. “</w:t>
      </w:r>
      <w:r>
        <w:rPr>
          <w:color w:val="000000" w:themeColor="text1"/>
          <w:lang w:eastAsia="zh-CN"/>
          <w:rPrChange w:id="1036" w:author="ZhuMeng" w:date="2024-08-15T10:43:00Z">
            <w:rPr>
              <w:lang w:eastAsia="zh-CN"/>
            </w:rPr>
          </w:rPrChange>
        </w:rPr>
        <w:t>汉语学习与中国少数族群的现代化</w:t>
      </w:r>
      <w:r>
        <w:rPr>
          <w:color w:val="000000" w:themeColor="text1"/>
          <w:lang w:eastAsia="zh-CN"/>
          <w:rPrChange w:id="1037" w:author="ZhuMeng" w:date="2024-08-15T10:43:00Z">
            <w:rPr>
              <w:lang w:eastAsia="zh-CN"/>
            </w:rPr>
          </w:rPrChange>
        </w:rPr>
        <w:t xml:space="preserve">.” </w:t>
      </w:r>
      <w:r>
        <w:rPr>
          <w:i/>
          <w:iCs/>
          <w:color w:val="000000" w:themeColor="text1"/>
          <w:lang w:eastAsia="zh-CN"/>
          <w:rPrChange w:id="1038" w:author="ZhuMeng" w:date="2024-08-15T10:43:00Z">
            <w:rPr>
              <w:i/>
              <w:iCs/>
              <w:lang w:eastAsia="zh-CN"/>
            </w:rPr>
          </w:rPrChange>
        </w:rPr>
        <w:t>社会政策研究</w:t>
      </w:r>
      <w:r>
        <w:rPr>
          <w:color w:val="000000" w:themeColor="text1"/>
          <w:lang w:eastAsia="zh-CN"/>
          <w:rPrChange w:id="1039" w:author="ZhuMeng" w:date="2024-08-15T10:43:00Z">
            <w:rPr>
              <w:lang w:eastAsia="zh-CN"/>
            </w:rPr>
          </w:rPrChange>
        </w:rPr>
        <w:t xml:space="preserve">, no. 01: 110–24. </w:t>
      </w:r>
      <w:del w:id="1040" w:author="ZhuMeng" w:date="2024-08-15T11:24:00Z">
        <w:r>
          <w:rPr>
            <w:color w:val="000000" w:themeColor="text1"/>
            <w:rPrChange w:id="1041" w:author="ZhuMeng" w:date="2024-08-15T10:43:00Z">
              <w:rPr/>
            </w:rPrChange>
          </w:rPr>
          <w:fldChar w:fldCharType="begin"/>
        </w:r>
      </w:del>
      <w:del w:id="1042" w:author="ZhuMeng" w:date="2024-08-15T11:24:00Z">
        <w:r>
          <w:rPr>
            <w:color w:val="000000" w:themeColor="text1"/>
            <w:lang w:eastAsia="zh-CN"/>
            <w:rPrChange w:id="1043" w:author="ZhuMeng" w:date="2024-08-15T10:43:00Z">
              <w:rPr>
                <w:lang w:eastAsia="zh-CN"/>
              </w:rPr>
            </w:rPrChange>
          </w:rPr>
          <w:delInstrText xml:space="preserve">HYPERLINK "https://kns.cnki.net/KCMS/detail/detail.aspx?dbcode=CJFD&amp;dbname=CJFDLAST2017&amp;filename=SZYA201701013&amp;v=" \h</w:delInstrText>
        </w:r>
      </w:del>
      <w:del w:id="1044" w:author="ZhuMeng" w:date="2024-08-15T11:24:00Z">
        <w:r>
          <w:rPr>
            <w:color w:val="000000" w:themeColor="text1"/>
            <w:rPrChange w:id="1045" w:author="ZhuMeng" w:date="2024-08-15T10:43:00Z">
              <w:rPr/>
            </w:rPrChange>
          </w:rPr>
          <w:fldChar w:fldCharType="separate"/>
        </w:r>
      </w:del>
      <w:del w:id="1046" w:author="ZhuMeng" w:date="2024-08-15T11:24:00Z">
        <w:r>
          <w:rPr>
            <w:rStyle w:val="24"/>
            <w:color w:val="000000" w:themeColor="text1"/>
            <w:rPrChange w:id="1047" w:author="ZhuMeng" w:date="2024-08-15T10:43:00Z">
              <w:rPr>
                <w:rStyle w:val="24"/>
              </w:rPr>
            </w:rPrChange>
          </w:rPr>
          <w:delText>https://kns.cnki.net/KCMS/detail/detail.aspx?dbcode=CJFD&amp;dbname=CJFDLAST2017&amp;filename=SZYA201701013&amp;v=</w:delText>
        </w:r>
      </w:del>
      <w:del w:id="1048" w:author="ZhuMeng" w:date="2024-08-15T11:24:00Z">
        <w:r>
          <w:rPr>
            <w:rStyle w:val="24"/>
            <w:color w:val="000000" w:themeColor="text1"/>
            <w:rPrChange w:id="1049" w:author="ZhuMeng" w:date="2024-08-15T10:43:00Z">
              <w:rPr>
                <w:rStyle w:val="24"/>
              </w:rPr>
            </w:rPrChange>
          </w:rPr>
          <w:fldChar w:fldCharType="end"/>
        </w:r>
      </w:del>
      <w:del w:id="1050" w:author="ZhuMeng" w:date="2024-08-15T11:24:00Z">
        <w:r>
          <w:rPr>
            <w:color w:val="000000" w:themeColor="text1"/>
            <w:rPrChange w:id="1051" w:author="ZhuMeng" w:date="2024-08-15T10:43:00Z">
              <w:rPr/>
            </w:rPrChange>
          </w:rPr>
          <w:delText>.</w:delText>
        </w:r>
      </w:del>
    </w:p>
    <w:bookmarkEnd w:id="55"/>
    <w:p>
      <w:pPr>
        <w:pStyle w:val="32"/>
        <w:ind w:firstLine="480"/>
        <w:rPr>
          <w:color w:val="000000" w:themeColor="text1"/>
          <w:lang w:eastAsia="zh-CN"/>
          <w:rPrChange w:id="1052" w:author="ZhuMeng" w:date="2024-08-15T10:43:00Z">
            <w:rPr>
              <w:lang w:eastAsia="zh-CN"/>
            </w:rPr>
          </w:rPrChange>
        </w:rPr>
      </w:pPr>
      <w:bookmarkStart w:id="56" w:name="ref-LiHongYangLiYuan2015"/>
      <w:r>
        <w:rPr>
          <w:color w:val="000000" w:themeColor="text1"/>
          <w:lang w:eastAsia="zh-CN"/>
          <w:rPrChange w:id="1053" w:author="ZhuMeng" w:date="2024-08-15T10:43:00Z">
            <w:rPr>
              <w:lang w:eastAsia="zh-CN"/>
            </w:rPr>
          </w:rPrChange>
        </w:rPr>
        <w:t>黎红</w:t>
      </w:r>
      <w:r>
        <w:rPr>
          <w:color w:val="000000" w:themeColor="text1"/>
          <w:lang w:eastAsia="zh-CN"/>
          <w:rPrChange w:id="1054" w:author="ZhuMeng" w:date="2024-08-15T10:43:00Z">
            <w:rPr>
              <w:lang w:eastAsia="zh-CN"/>
            </w:rPr>
          </w:rPrChange>
        </w:rPr>
        <w:t xml:space="preserve">, and </w:t>
      </w:r>
      <w:r>
        <w:rPr>
          <w:color w:val="000000" w:themeColor="text1"/>
          <w:lang w:eastAsia="zh-CN"/>
          <w:rPrChange w:id="1055" w:author="ZhuMeng" w:date="2024-08-15T10:43:00Z">
            <w:rPr>
              <w:lang w:eastAsia="zh-CN"/>
            </w:rPr>
          </w:rPrChange>
        </w:rPr>
        <w:t>杨黎源</w:t>
      </w:r>
      <w:r>
        <w:rPr>
          <w:color w:val="000000" w:themeColor="text1"/>
          <w:lang w:eastAsia="zh-CN"/>
          <w:rPrChange w:id="1056" w:author="ZhuMeng" w:date="2024-08-15T10:43:00Z">
            <w:rPr>
              <w:lang w:eastAsia="zh-CN"/>
            </w:rPr>
          </w:rPrChange>
        </w:rPr>
        <w:t>. 2015. “</w:t>
      </w:r>
      <w:r>
        <w:rPr>
          <w:color w:val="000000" w:themeColor="text1"/>
          <w:lang w:eastAsia="zh-CN"/>
          <w:rPrChange w:id="1057" w:author="ZhuMeng" w:date="2024-08-15T10:43:00Z">
            <w:rPr>
              <w:lang w:eastAsia="zh-CN"/>
            </w:rPr>
          </w:rPrChange>
        </w:rPr>
        <w:t>农民工在市民化进程中的语言同化问题探析</w:t>
      </w:r>
      <w:r>
        <w:rPr>
          <w:color w:val="000000" w:themeColor="text1"/>
          <w:lang w:eastAsia="zh-CN"/>
          <w:rPrChange w:id="1058" w:author="ZhuMeng" w:date="2024-08-15T10:43:00Z">
            <w:rPr>
              <w:lang w:eastAsia="zh-CN"/>
            </w:rPr>
          </w:rPrChange>
        </w:rPr>
        <w:t>——</w:t>
      </w:r>
      <w:r>
        <w:rPr>
          <w:color w:val="000000" w:themeColor="text1"/>
          <w:lang w:eastAsia="zh-CN"/>
          <w:rPrChange w:id="1059" w:author="ZhuMeng" w:date="2024-08-15T10:43:00Z">
            <w:rPr>
              <w:lang w:eastAsia="zh-CN"/>
            </w:rPr>
          </w:rPrChange>
        </w:rPr>
        <w:t>基于浙江宁波的实证考察</w:t>
      </w:r>
      <w:r>
        <w:rPr>
          <w:color w:val="000000" w:themeColor="text1"/>
          <w:lang w:eastAsia="zh-CN"/>
          <w:rPrChange w:id="1060" w:author="ZhuMeng" w:date="2024-08-15T10:43:00Z">
            <w:rPr>
              <w:lang w:eastAsia="zh-CN"/>
            </w:rPr>
          </w:rPrChange>
        </w:rPr>
        <w:t xml:space="preserve">.” </w:t>
      </w:r>
      <w:r>
        <w:rPr>
          <w:i/>
          <w:iCs/>
          <w:color w:val="000000" w:themeColor="text1"/>
          <w:lang w:eastAsia="zh-CN"/>
          <w:rPrChange w:id="1061" w:author="ZhuMeng" w:date="2024-08-15T10:43:00Z">
            <w:rPr>
              <w:i/>
              <w:iCs/>
              <w:lang w:eastAsia="zh-CN"/>
            </w:rPr>
          </w:rPrChange>
        </w:rPr>
        <w:t>探索</w:t>
      </w:r>
      <w:r>
        <w:rPr>
          <w:color w:val="000000" w:themeColor="text1"/>
          <w:lang w:eastAsia="zh-CN"/>
          <w:rPrChange w:id="1062" w:author="ZhuMeng" w:date="2024-08-15T10:43:00Z">
            <w:rPr>
              <w:lang w:eastAsia="zh-CN"/>
            </w:rPr>
          </w:rPrChange>
        </w:rPr>
        <w:t>, no. 03: 113–18.</w:t>
      </w:r>
      <w:bookmarkEnd w:id="11"/>
      <w:bookmarkEnd w:id="13"/>
      <w:bookmarkEnd w:id="56"/>
    </w:p>
    <w:sectPr>
      <w:headerReference r:id="rId7" w:type="first"/>
      <w:footerReference r:id="rId10" w:type="first"/>
      <w:headerReference r:id="rId5" w:type="default"/>
      <w:footerReference r:id="rId8" w:type="default"/>
      <w:headerReference r:id="rId6" w:type="even"/>
      <w:footerReference r:id="rId9" w:type="even"/>
      <w:pgSz w:w="11909" w:h="16834"/>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ind w:firstLine="480"/>
      </w:pPr>
      <w:r>
        <w:separator/>
      </w:r>
    </w:p>
  </w:footnote>
  <w:footnote w:type="continuationSeparator" w:id="3">
    <w:p>
      <w:pPr>
        <w:spacing w:before="0" w:after="0"/>
        <w:ind w:firstLine="480"/>
      </w:pPr>
      <w:r>
        <w:continuationSeparator/>
      </w:r>
    </w:p>
  </w:footnote>
  <w:footnote w:id="0">
    <w:p>
      <w:pPr>
        <w:pStyle w:val="20"/>
      </w:pPr>
      <w:r>
        <w:rPr>
          <w:rStyle w:val="26"/>
        </w:rPr>
        <w:footnoteRef/>
      </w:r>
      <w:r>
        <w:t xml:space="preserve"> 胡悦，清华大学政治学系副教授，博士生导师。</w:t>
      </w:r>
      <w:r>
        <w:rPr>
          <w:b/>
          <w:bCs/>
        </w:rPr>
        <w:t>基金项目</w:t>
      </w:r>
      <w:r>
        <w:t>：国家自然科学基金面上项目“经济不平等的经济与治理认知塑造机制与行为政策引导策略研究”（编号：72374116）。朱萌，清华大学政治学系博士研究生。</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812B2C"/>
    <w:multiLevelType w:val="multilevel"/>
    <w:tmpl w:val="1C812B2C"/>
    <w:lvl w:ilvl="0" w:tentative="0">
      <w:start w:val="1"/>
      <w:numFmt w:val="chineseCountingThousand"/>
      <w:pStyle w:val="2"/>
      <w:lvlText w:val="%1、"/>
      <w:lvlJc w:val="left"/>
      <w:pPr>
        <w:ind w:left="720" w:hanging="720"/>
      </w:pPr>
      <w:rPr>
        <w:rFonts w:hint="eastAsia"/>
      </w:rPr>
    </w:lvl>
    <w:lvl w:ilvl="1" w:tentative="0">
      <w:start w:val="1"/>
      <w:numFmt w:val="chineseCountingThousand"/>
      <w:pStyle w:val="4"/>
      <w:suff w:val="nothing"/>
      <w:lvlText w:val="（%2）"/>
      <w:lvlJc w:val="left"/>
      <w:pPr>
        <w:ind w:left="0" w:firstLine="0"/>
      </w:pPr>
      <w:rPr>
        <w:rFonts w:hint="default"/>
      </w:rPr>
    </w:lvl>
    <w:lvl w:ilvl="2" w:tentative="0">
      <w:start w:val="1"/>
      <w:numFmt w:val="decimal"/>
      <w:pStyle w:val="5"/>
      <w:suff w:val="space"/>
      <w:lvlText w:val="%3."/>
      <w:lvlJc w:val="right"/>
      <w:pPr>
        <w:ind w:left="0" w:firstLine="432"/>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uMeng">
    <w15:presenceInfo w15:providerId="None" w15:userId="ZhuM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2"/>
    <w:footnote w:id="3"/>
  </w:footnotePr>
  <w:endnotePr>
    <w:endnote w:id="0"/>
    <w:endnote w:id="1"/>
  </w:endnotePr>
  <w:compat>
    <w:useFELayout/>
    <w:compatSetting w:name="compatibilityMode" w:uri="http://schemas.microsoft.com/office/word" w:val="12"/>
  </w:compat>
  <w:rsids>
    <w:rsidRoot w:val="00270947"/>
    <w:rsid w:val="00015C65"/>
    <w:rsid w:val="00022C76"/>
    <w:rsid w:val="00050FC1"/>
    <w:rsid w:val="00083CE8"/>
    <w:rsid w:val="000A6F55"/>
    <w:rsid w:val="000C27C2"/>
    <w:rsid w:val="000D0E0D"/>
    <w:rsid w:val="000E3210"/>
    <w:rsid w:val="000E4CD0"/>
    <w:rsid w:val="00117C1A"/>
    <w:rsid w:val="00117FE9"/>
    <w:rsid w:val="00131E7A"/>
    <w:rsid w:val="0017392B"/>
    <w:rsid w:val="00177463"/>
    <w:rsid w:val="00186A91"/>
    <w:rsid w:val="001B7B90"/>
    <w:rsid w:val="00217DC6"/>
    <w:rsid w:val="00230702"/>
    <w:rsid w:val="00244A63"/>
    <w:rsid w:val="00244A89"/>
    <w:rsid w:val="00246205"/>
    <w:rsid w:val="00270947"/>
    <w:rsid w:val="002C3044"/>
    <w:rsid w:val="002C3595"/>
    <w:rsid w:val="00300985"/>
    <w:rsid w:val="00324818"/>
    <w:rsid w:val="00367900"/>
    <w:rsid w:val="00374B8C"/>
    <w:rsid w:val="0038145A"/>
    <w:rsid w:val="003B552E"/>
    <w:rsid w:val="003C4170"/>
    <w:rsid w:val="003D2A11"/>
    <w:rsid w:val="003E36D1"/>
    <w:rsid w:val="004221D1"/>
    <w:rsid w:val="00424B9A"/>
    <w:rsid w:val="00435768"/>
    <w:rsid w:val="004526FC"/>
    <w:rsid w:val="00461EE7"/>
    <w:rsid w:val="00490166"/>
    <w:rsid w:val="004A29F0"/>
    <w:rsid w:val="004A464B"/>
    <w:rsid w:val="004B46FB"/>
    <w:rsid w:val="005009F8"/>
    <w:rsid w:val="00543C92"/>
    <w:rsid w:val="00575C27"/>
    <w:rsid w:val="00592626"/>
    <w:rsid w:val="005A43C3"/>
    <w:rsid w:val="005A7A13"/>
    <w:rsid w:val="005C31C1"/>
    <w:rsid w:val="005E34D3"/>
    <w:rsid w:val="006020B0"/>
    <w:rsid w:val="00605C59"/>
    <w:rsid w:val="0062181F"/>
    <w:rsid w:val="00654617"/>
    <w:rsid w:val="00684326"/>
    <w:rsid w:val="00695D57"/>
    <w:rsid w:val="006C01D6"/>
    <w:rsid w:val="006C4BF0"/>
    <w:rsid w:val="006D6E79"/>
    <w:rsid w:val="006F219A"/>
    <w:rsid w:val="00763F86"/>
    <w:rsid w:val="00771FB6"/>
    <w:rsid w:val="00794FAF"/>
    <w:rsid w:val="007B6B47"/>
    <w:rsid w:val="007C62F4"/>
    <w:rsid w:val="007D6A51"/>
    <w:rsid w:val="007E205F"/>
    <w:rsid w:val="008250A1"/>
    <w:rsid w:val="008251AE"/>
    <w:rsid w:val="00837C9F"/>
    <w:rsid w:val="00844E05"/>
    <w:rsid w:val="00852655"/>
    <w:rsid w:val="0085545C"/>
    <w:rsid w:val="00864881"/>
    <w:rsid w:val="00893DDB"/>
    <w:rsid w:val="008B35F9"/>
    <w:rsid w:val="008E1CEF"/>
    <w:rsid w:val="00900E1A"/>
    <w:rsid w:val="00927A2E"/>
    <w:rsid w:val="00956594"/>
    <w:rsid w:val="00964B51"/>
    <w:rsid w:val="00971111"/>
    <w:rsid w:val="009A2C1B"/>
    <w:rsid w:val="009C7441"/>
    <w:rsid w:val="009D35AD"/>
    <w:rsid w:val="009D7E20"/>
    <w:rsid w:val="009E3DEC"/>
    <w:rsid w:val="009E4013"/>
    <w:rsid w:val="009F5794"/>
    <w:rsid w:val="009F678F"/>
    <w:rsid w:val="00A06319"/>
    <w:rsid w:val="00A13122"/>
    <w:rsid w:val="00A43380"/>
    <w:rsid w:val="00A438A0"/>
    <w:rsid w:val="00A978DA"/>
    <w:rsid w:val="00AB75CB"/>
    <w:rsid w:val="00AD7895"/>
    <w:rsid w:val="00B04699"/>
    <w:rsid w:val="00B32C70"/>
    <w:rsid w:val="00B76D89"/>
    <w:rsid w:val="00B8157F"/>
    <w:rsid w:val="00B860B3"/>
    <w:rsid w:val="00B864D4"/>
    <w:rsid w:val="00BB2ABA"/>
    <w:rsid w:val="00C05CA9"/>
    <w:rsid w:val="00C07E08"/>
    <w:rsid w:val="00C83AB6"/>
    <w:rsid w:val="00C9504F"/>
    <w:rsid w:val="00C962B7"/>
    <w:rsid w:val="00CA7EDC"/>
    <w:rsid w:val="00CC6F36"/>
    <w:rsid w:val="00CD1232"/>
    <w:rsid w:val="00CE005C"/>
    <w:rsid w:val="00CE6313"/>
    <w:rsid w:val="00CF12CC"/>
    <w:rsid w:val="00D120AD"/>
    <w:rsid w:val="00D24D7E"/>
    <w:rsid w:val="00D325E9"/>
    <w:rsid w:val="00D45F68"/>
    <w:rsid w:val="00D745B8"/>
    <w:rsid w:val="00D93D15"/>
    <w:rsid w:val="00DA3241"/>
    <w:rsid w:val="00DE6647"/>
    <w:rsid w:val="00E1328B"/>
    <w:rsid w:val="00E136BE"/>
    <w:rsid w:val="00E176D3"/>
    <w:rsid w:val="00E35FFC"/>
    <w:rsid w:val="00E4556E"/>
    <w:rsid w:val="00E678F4"/>
    <w:rsid w:val="00E67F15"/>
    <w:rsid w:val="00E72451"/>
    <w:rsid w:val="00E80F5B"/>
    <w:rsid w:val="00EA180D"/>
    <w:rsid w:val="00EA334A"/>
    <w:rsid w:val="00EC4320"/>
    <w:rsid w:val="00EE2C3F"/>
    <w:rsid w:val="00EE5ACB"/>
    <w:rsid w:val="00EF610F"/>
    <w:rsid w:val="00F2324F"/>
    <w:rsid w:val="00F81E82"/>
    <w:rsid w:val="00FA1F9A"/>
    <w:rsid w:val="00FA4472"/>
    <w:rsid w:val="00FE0668"/>
    <w:rsid w:val="3F77C3C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200" w:firstLineChars="200"/>
    </w:pPr>
    <w:rPr>
      <w:rFonts w:asciiTheme="minorHAnsi" w:hAnsiTheme="minorHAnsi" w:eastAsiaTheme="minorEastAsia" w:cstheme="minorBidi"/>
      <w:sz w:val="24"/>
      <w:szCs w:val="24"/>
      <w:lang w:val="en-US" w:eastAsia="en-US" w:bidi="ar-SA"/>
    </w:rPr>
  </w:style>
  <w:style w:type="paragraph" w:styleId="2">
    <w:name w:val="heading 1"/>
    <w:basedOn w:val="1"/>
    <w:next w:val="3"/>
    <w:autoRedefine/>
    <w:qFormat/>
    <w:uiPriority w:val="9"/>
    <w:pPr>
      <w:keepNext/>
      <w:keepLines/>
      <w:numPr>
        <w:ilvl w:val="0"/>
        <w:numId w:val="1"/>
      </w:numPr>
      <w:spacing w:before="480" w:after="0"/>
      <w:ind w:firstLine="0" w:firstLineChars="0"/>
      <w:outlineLvl w:val="0"/>
    </w:pPr>
    <w:rPr>
      <w:rFonts w:asciiTheme="majorHAnsi" w:hAnsiTheme="majorHAnsi" w:eastAsiaTheme="majorEastAsia" w:cstheme="majorBidi"/>
      <w:b/>
      <w:bCs/>
      <w:sz w:val="32"/>
      <w:szCs w:val="32"/>
    </w:rPr>
  </w:style>
  <w:style w:type="paragraph" w:styleId="4">
    <w:name w:val="heading 2"/>
    <w:basedOn w:val="1"/>
    <w:next w:val="3"/>
    <w:autoRedefine/>
    <w:unhideWhenUsed/>
    <w:qFormat/>
    <w:uiPriority w:val="9"/>
    <w:pPr>
      <w:keepNext/>
      <w:keepLines/>
      <w:numPr>
        <w:ilvl w:val="1"/>
        <w:numId w:val="1"/>
      </w:numPr>
      <w:spacing w:before="200" w:after="0"/>
      <w:ind w:firstLineChars="0"/>
      <w:outlineLvl w:val="1"/>
    </w:pPr>
    <w:rPr>
      <w:rFonts w:asciiTheme="majorHAnsi" w:hAnsiTheme="majorHAnsi" w:eastAsiaTheme="majorEastAsia" w:cstheme="majorBidi"/>
      <w:b/>
      <w:bCs/>
      <w:sz w:val="28"/>
      <w:szCs w:val="28"/>
      <w:lang w:eastAsia="zh-CN"/>
    </w:rPr>
  </w:style>
  <w:style w:type="paragraph" w:styleId="5">
    <w:name w:val="heading 3"/>
    <w:basedOn w:val="1"/>
    <w:next w:val="3"/>
    <w:autoRedefine/>
    <w:unhideWhenUsed/>
    <w:qFormat/>
    <w:uiPriority w:val="9"/>
    <w:pPr>
      <w:keepNext/>
      <w:keepLines/>
      <w:numPr>
        <w:ilvl w:val="2"/>
        <w:numId w:val="1"/>
      </w:numPr>
      <w:spacing w:before="200" w:after="0"/>
      <w:ind w:firstLine="0" w:firstLineChars="0"/>
      <w:outlineLvl w:val="2"/>
    </w:pPr>
    <w:rPr>
      <w:rFonts w:asciiTheme="majorHAnsi" w:hAnsiTheme="majorHAnsi" w:eastAsiaTheme="majorEastAsia" w:cstheme="majorBidi"/>
      <w:b/>
      <w:bCs/>
      <w:lang w:eastAsia="zh-CN"/>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5"/>
    <w:uiPriority w:val="0"/>
    <w:pPr>
      <w:spacing w:after="120"/>
    </w:pPr>
    <w:rPr>
      <w:i/>
    </w:rPr>
  </w:style>
  <w:style w:type="paragraph" w:styleId="13">
    <w:name w:val="Body Text Indent"/>
    <w:basedOn w:val="1"/>
    <w:link w:val="78"/>
    <w:uiPriority w:val="0"/>
    <w:pPr>
      <w:spacing w:after="120"/>
      <w:ind w:left="360"/>
    </w:pPr>
  </w:style>
  <w:style w:type="paragraph" w:styleId="14">
    <w:name w:val="Block Text"/>
    <w:basedOn w:val="3"/>
    <w:next w:val="3"/>
    <w:unhideWhenUsed/>
    <w:qFormat/>
    <w:uiPriority w:val="9"/>
    <w:pPr>
      <w:spacing w:before="100" w:after="100"/>
      <w:ind w:left="480" w:right="480" w:firstLine="0"/>
    </w:p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77"/>
    <w:uiPriority w:val="0"/>
    <w:pPr>
      <w:tabs>
        <w:tab w:val="center" w:pos="4680"/>
        <w:tab w:val="right" w:pos="9360"/>
      </w:tabs>
      <w:spacing w:after="0"/>
    </w:pPr>
  </w:style>
  <w:style w:type="paragraph" w:styleId="17">
    <w:name w:val="header"/>
    <w:basedOn w:val="1"/>
    <w:link w:val="76"/>
    <w:uiPriority w:val="0"/>
    <w:pPr>
      <w:tabs>
        <w:tab w:val="center" w:pos="4680"/>
        <w:tab w:val="right" w:pos="9360"/>
      </w:tabs>
      <w:spacing w:after="0"/>
    </w:p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sz w:val="36"/>
      <w:szCs w:val="36"/>
    </w:rPr>
  </w:style>
  <w:style w:type="paragraph" w:styleId="20">
    <w:name w:val="footnote text"/>
    <w:basedOn w:val="1"/>
    <w:unhideWhenUsed/>
    <w:qFormat/>
    <w:uiPriority w:val="9"/>
    <w:pPr>
      <w:spacing w:after="100"/>
      <w:ind w:firstLine="0" w:firstLineChars="0"/>
    </w:pPr>
    <w:rPr>
      <w:lang w:eastAsia="zh-CN"/>
    </w:rPr>
  </w:style>
  <w:style w:type="character" w:styleId="23">
    <w:name w:val="FollowedHyperlink"/>
    <w:basedOn w:val="22"/>
    <w:uiPriority w:val="0"/>
    <w:rPr>
      <w:color w:val="800080" w:themeColor="followedHyperlink"/>
      <w:u w:val="single"/>
    </w:rPr>
  </w:style>
  <w:style w:type="character" w:styleId="24">
    <w:name w:val="Hyperlink"/>
    <w:basedOn w:val="25"/>
    <w:uiPriority w:val="0"/>
    <w:rPr>
      <w:color w:val="4F81BD" w:themeColor="accent1"/>
    </w:rPr>
  </w:style>
  <w:style w:type="character" w:customStyle="1" w:styleId="25">
    <w:name w:val="题注 字符"/>
    <w:basedOn w:val="22"/>
    <w:link w:val="12"/>
    <w:uiPriority w:val="0"/>
  </w:style>
  <w:style w:type="character" w:styleId="26">
    <w:name w:val="footnote reference"/>
    <w:basedOn w:val="25"/>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paragraph" w:customStyle="1" w:styleId="33">
    <w:name w:val="Footnote Block Text"/>
    <w:unhideWhenUsed/>
    <w:qFormat/>
    <w:uiPriority w:val="9"/>
    <w:pPr>
      <w:spacing w:before="100" w:after="100"/>
      <w:ind w:left="480" w:right="480"/>
    </w:pPr>
    <w:rPr>
      <w:rFonts w:asciiTheme="minorHAnsi" w:hAnsiTheme="minorHAnsi" w:eastAsiaTheme="minorEastAsia" w:cstheme="minorBidi"/>
      <w:sz w:val="24"/>
      <w:szCs w:val="24"/>
      <w:lang w:val="en-US" w:eastAsia="en-US" w:bidi="ar-SA"/>
    </w:rPr>
  </w:style>
  <w:style w:type="table" w:customStyle="1" w:styleId="3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5">
    <w:name w:val="Definition Term"/>
    <w:basedOn w:val="1"/>
    <w:next w:val="36"/>
    <w:uiPriority w:val="0"/>
    <w:pPr>
      <w:keepNext/>
      <w:keepLines/>
      <w:spacing w:after="0"/>
    </w:pPr>
    <w:rPr>
      <w:b/>
    </w:rPr>
  </w:style>
  <w:style w:type="paragraph" w:customStyle="1" w:styleId="36">
    <w:name w:val="Definition"/>
    <w:basedOn w:val="1"/>
    <w:uiPriority w:val="0"/>
  </w:style>
  <w:style w:type="paragraph" w:customStyle="1" w:styleId="37">
    <w:name w:val="Table Caption"/>
    <w:basedOn w:val="12"/>
    <w:uiPriority w:val="0"/>
    <w:pPr>
      <w:keepNext/>
    </w:pPr>
  </w:style>
  <w:style w:type="paragraph" w:customStyle="1" w:styleId="38">
    <w:name w:val="Image Caption"/>
    <w:basedOn w:val="12"/>
    <w:uiPriority w:val="0"/>
  </w:style>
  <w:style w:type="paragraph" w:customStyle="1" w:styleId="39">
    <w:name w:val="Figure"/>
    <w:basedOn w:val="1"/>
    <w:uiPriority w:val="0"/>
  </w:style>
  <w:style w:type="paragraph" w:customStyle="1" w:styleId="40">
    <w:name w:val="Captioned Figure"/>
    <w:basedOn w:val="39"/>
    <w:uiPriority w:val="0"/>
    <w:pPr>
      <w:keepNext/>
    </w:pPr>
  </w:style>
  <w:style w:type="character" w:customStyle="1" w:styleId="41">
    <w:name w:val="Verbatim Char"/>
    <w:basedOn w:val="25"/>
    <w:link w:val="42"/>
    <w:uiPriority w:val="0"/>
    <w:rPr>
      <w:rFonts w:ascii="Consolas" w:hAnsi="Consolas"/>
      <w:sz w:val="22"/>
    </w:rPr>
  </w:style>
  <w:style w:type="paragraph" w:customStyle="1" w:styleId="42">
    <w:name w:val="Source Code"/>
    <w:basedOn w:val="1"/>
    <w:link w:val="41"/>
    <w:uiPriority w:val="0"/>
    <w:pPr>
      <w:shd w:val="clear" w:color="auto" w:fill="F1F3F5"/>
      <w:wordWrap w:val="0"/>
    </w:pPr>
  </w:style>
  <w:style w:type="character" w:customStyle="1" w:styleId="43">
    <w:name w:val="Section Number"/>
    <w:basedOn w:val="25"/>
    <w:uiPriority w:val="0"/>
  </w:style>
  <w:style w:type="paragraph" w:customStyle="1" w:styleId="44">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45">
    <w:name w:val="KeywordTok"/>
    <w:basedOn w:val="41"/>
    <w:uiPriority w:val="0"/>
    <w:rPr>
      <w:rFonts w:ascii="Consolas" w:hAnsi="Consolas"/>
      <w:color w:val="003B4F"/>
      <w:sz w:val="22"/>
      <w:shd w:val="clear" w:color="auto" w:fill="F1F3F5"/>
    </w:rPr>
  </w:style>
  <w:style w:type="character" w:customStyle="1" w:styleId="46">
    <w:name w:val="DataTypeTok"/>
    <w:basedOn w:val="41"/>
    <w:uiPriority w:val="0"/>
    <w:rPr>
      <w:rFonts w:ascii="Consolas" w:hAnsi="Consolas"/>
      <w:color w:val="AD0000"/>
      <w:sz w:val="22"/>
      <w:shd w:val="clear" w:color="auto" w:fill="F1F3F5"/>
    </w:rPr>
  </w:style>
  <w:style w:type="character" w:customStyle="1" w:styleId="47">
    <w:name w:val="DecValTok"/>
    <w:basedOn w:val="41"/>
    <w:uiPriority w:val="0"/>
    <w:rPr>
      <w:rFonts w:ascii="Consolas" w:hAnsi="Consolas"/>
      <w:color w:val="AD0000"/>
      <w:sz w:val="22"/>
      <w:shd w:val="clear" w:color="auto" w:fill="F1F3F5"/>
    </w:rPr>
  </w:style>
  <w:style w:type="character" w:customStyle="1" w:styleId="48">
    <w:name w:val="BaseNTok"/>
    <w:basedOn w:val="41"/>
    <w:uiPriority w:val="0"/>
    <w:rPr>
      <w:rFonts w:ascii="Consolas" w:hAnsi="Consolas"/>
      <w:color w:val="AD0000"/>
      <w:sz w:val="22"/>
      <w:shd w:val="clear" w:color="auto" w:fill="F1F3F5"/>
    </w:rPr>
  </w:style>
  <w:style w:type="character" w:customStyle="1" w:styleId="49">
    <w:name w:val="FloatTok"/>
    <w:basedOn w:val="41"/>
    <w:uiPriority w:val="0"/>
    <w:rPr>
      <w:rFonts w:ascii="Consolas" w:hAnsi="Consolas"/>
      <w:color w:val="AD0000"/>
      <w:sz w:val="22"/>
      <w:shd w:val="clear" w:color="auto" w:fill="F1F3F5"/>
    </w:rPr>
  </w:style>
  <w:style w:type="character" w:customStyle="1" w:styleId="50">
    <w:name w:val="ConstantTok"/>
    <w:basedOn w:val="41"/>
    <w:uiPriority w:val="0"/>
    <w:rPr>
      <w:rFonts w:ascii="Consolas" w:hAnsi="Consolas"/>
      <w:color w:val="8F5902"/>
      <w:sz w:val="22"/>
      <w:shd w:val="clear" w:color="auto" w:fill="F1F3F5"/>
    </w:rPr>
  </w:style>
  <w:style w:type="character" w:customStyle="1" w:styleId="51">
    <w:name w:val="CharTok"/>
    <w:basedOn w:val="41"/>
    <w:uiPriority w:val="0"/>
    <w:rPr>
      <w:rFonts w:ascii="Consolas" w:hAnsi="Consolas"/>
      <w:color w:val="20794D"/>
      <w:sz w:val="22"/>
      <w:shd w:val="clear" w:color="auto" w:fill="F1F3F5"/>
    </w:rPr>
  </w:style>
  <w:style w:type="character" w:customStyle="1" w:styleId="52">
    <w:name w:val="SpecialCharTok"/>
    <w:basedOn w:val="41"/>
    <w:uiPriority w:val="0"/>
    <w:rPr>
      <w:rFonts w:ascii="Consolas" w:hAnsi="Consolas"/>
      <w:color w:val="5E5E5E"/>
      <w:sz w:val="22"/>
      <w:shd w:val="clear" w:color="auto" w:fill="F1F3F5"/>
    </w:rPr>
  </w:style>
  <w:style w:type="character" w:customStyle="1" w:styleId="53">
    <w:name w:val="StringTok"/>
    <w:basedOn w:val="41"/>
    <w:uiPriority w:val="0"/>
    <w:rPr>
      <w:rFonts w:ascii="Consolas" w:hAnsi="Consolas"/>
      <w:color w:val="20794D"/>
      <w:sz w:val="22"/>
      <w:shd w:val="clear" w:color="auto" w:fill="F1F3F5"/>
    </w:rPr>
  </w:style>
  <w:style w:type="character" w:customStyle="1" w:styleId="54">
    <w:name w:val="VerbatimStringTok"/>
    <w:basedOn w:val="41"/>
    <w:uiPriority w:val="0"/>
    <w:rPr>
      <w:rFonts w:ascii="Consolas" w:hAnsi="Consolas"/>
      <w:color w:val="20794D"/>
      <w:sz w:val="22"/>
      <w:shd w:val="clear" w:color="auto" w:fill="F1F3F5"/>
    </w:rPr>
  </w:style>
  <w:style w:type="character" w:customStyle="1" w:styleId="55">
    <w:name w:val="SpecialStringTok"/>
    <w:basedOn w:val="41"/>
    <w:uiPriority w:val="0"/>
    <w:rPr>
      <w:rFonts w:ascii="Consolas" w:hAnsi="Consolas"/>
      <w:color w:val="20794D"/>
      <w:sz w:val="22"/>
      <w:shd w:val="clear" w:color="auto" w:fill="F1F3F5"/>
    </w:rPr>
  </w:style>
  <w:style w:type="character" w:customStyle="1" w:styleId="56">
    <w:name w:val="ImportTok"/>
    <w:basedOn w:val="41"/>
    <w:uiPriority w:val="0"/>
    <w:rPr>
      <w:rFonts w:ascii="Consolas" w:hAnsi="Consolas"/>
      <w:color w:val="00769E"/>
      <w:sz w:val="22"/>
      <w:shd w:val="clear" w:color="auto" w:fill="F1F3F5"/>
    </w:rPr>
  </w:style>
  <w:style w:type="character" w:customStyle="1" w:styleId="57">
    <w:name w:val="CommentTok"/>
    <w:basedOn w:val="41"/>
    <w:uiPriority w:val="0"/>
    <w:rPr>
      <w:rFonts w:ascii="Consolas" w:hAnsi="Consolas"/>
      <w:color w:val="5E5E5E"/>
      <w:sz w:val="22"/>
      <w:shd w:val="clear" w:color="auto" w:fill="F1F3F5"/>
    </w:rPr>
  </w:style>
  <w:style w:type="character" w:customStyle="1" w:styleId="58">
    <w:name w:val="DocumentationTok"/>
    <w:basedOn w:val="41"/>
    <w:uiPriority w:val="0"/>
    <w:rPr>
      <w:rFonts w:ascii="Consolas" w:hAnsi="Consolas"/>
      <w:i/>
      <w:color w:val="5E5E5E"/>
      <w:sz w:val="22"/>
      <w:shd w:val="clear" w:color="auto" w:fill="F1F3F5"/>
    </w:rPr>
  </w:style>
  <w:style w:type="character" w:customStyle="1" w:styleId="59">
    <w:name w:val="AnnotationTok"/>
    <w:basedOn w:val="41"/>
    <w:uiPriority w:val="0"/>
    <w:rPr>
      <w:rFonts w:ascii="Consolas" w:hAnsi="Consolas"/>
      <w:color w:val="5E5E5E"/>
      <w:sz w:val="22"/>
      <w:shd w:val="clear" w:color="auto" w:fill="F1F3F5"/>
    </w:rPr>
  </w:style>
  <w:style w:type="character" w:customStyle="1" w:styleId="60">
    <w:name w:val="CommentVarTok"/>
    <w:basedOn w:val="41"/>
    <w:uiPriority w:val="0"/>
    <w:rPr>
      <w:rFonts w:ascii="Consolas" w:hAnsi="Consolas"/>
      <w:i/>
      <w:color w:val="5E5E5E"/>
      <w:sz w:val="22"/>
      <w:shd w:val="clear" w:color="auto" w:fill="F1F3F5"/>
    </w:rPr>
  </w:style>
  <w:style w:type="character" w:customStyle="1" w:styleId="61">
    <w:name w:val="OtherTok"/>
    <w:basedOn w:val="41"/>
    <w:uiPriority w:val="0"/>
    <w:rPr>
      <w:rFonts w:ascii="Consolas" w:hAnsi="Consolas"/>
      <w:color w:val="003B4F"/>
      <w:sz w:val="22"/>
      <w:shd w:val="clear" w:color="auto" w:fill="F1F3F5"/>
    </w:rPr>
  </w:style>
  <w:style w:type="character" w:customStyle="1" w:styleId="62">
    <w:name w:val="FunctionTok"/>
    <w:basedOn w:val="41"/>
    <w:uiPriority w:val="0"/>
    <w:rPr>
      <w:rFonts w:ascii="Consolas" w:hAnsi="Consolas"/>
      <w:color w:val="4758AB"/>
      <w:sz w:val="22"/>
      <w:shd w:val="clear" w:color="auto" w:fill="F1F3F5"/>
    </w:rPr>
  </w:style>
  <w:style w:type="character" w:customStyle="1" w:styleId="63">
    <w:name w:val="VariableTok"/>
    <w:basedOn w:val="41"/>
    <w:uiPriority w:val="0"/>
    <w:rPr>
      <w:rFonts w:ascii="Consolas" w:hAnsi="Consolas"/>
      <w:color w:val="111111"/>
      <w:sz w:val="22"/>
      <w:shd w:val="clear" w:color="auto" w:fill="F1F3F5"/>
    </w:rPr>
  </w:style>
  <w:style w:type="character" w:customStyle="1" w:styleId="64">
    <w:name w:val="ControlFlowTok"/>
    <w:basedOn w:val="41"/>
    <w:uiPriority w:val="0"/>
    <w:rPr>
      <w:rFonts w:ascii="Consolas" w:hAnsi="Consolas"/>
      <w:color w:val="003B4F"/>
      <w:sz w:val="22"/>
      <w:shd w:val="clear" w:color="auto" w:fill="F1F3F5"/>
    </w:rPr>
  </w:style>
  <w:style w:type="character" w:customStyle="1" w:styleId="65">
    <w:name w:val="OperatorTok"/>
    <w:basedOn w:val="41"/>
    <w:uiPriority w:val="0"/>
    <w:rPr>
      <w:rFonts w:ascii="Consolas" w:hAnsi="Consolas"/>
      <w:color w:val="5E5E5E"/>
      <w:sz w:val="22"/>
      <w:shd w:val="clear" w:color="auto" w:fill="F1F3F5"/>
    </w:rPr>
  </w:style>
  <w:style w:type="character" w:customStyle="1" w:styleId="66">
    <w:name w:val="BuiltInTok"/>
    <w:basedOn w:val="41"/>
    <w:uiPriority w:val="0"/>
    <w:rPr>
      <w:rFonts w:ascii="Consolas" w:hAnsi="Consolas"/>
      <w:color w:val="003B4F"/>
      <w:sz w:val="22"/>
      <w:shd w:val="clear" w:color="auto" w:fill="F1F3F5"/>
    </w:rPr>
  </w:style>
  <w:style w:type="character" w:customStyle="1" w:styleId="67">
    <w:name w:val="ExtensionTok"/>
    <w:basedOn w:val="41"/>
    <w:uiPriority w:val="0"/>
    <w:rPr>
      <w:rFonts w:ascii="Consolas" w:hAnsi="Consolas"/>
      <w:color w:val="003B4F"/>
      <w:sz w:val="22"/>
      <w:shd w:val="clear" w:color="auto" w:fill="F1F3F5"/>
    </w:rPr>
  </w:style>
  <w:style w:type="character" w:customStyle="1" w:styleId="68">
    <w:name w:val="PreprocessorTok"/>
    <w:basedOn w:val="41"/>
    <w:uiPriority w:val="0"/>
    <w:rPr>
      <w:rFonts w:ascii="Consolas" w:hAnsi="Consolas"/>
      <w:color w:val="AD0000"/>
      <w:sz w:val="22"/>
      <w:shd w:val="clear" w:color="auto" w:fill="F1F3F5"/>
    </w:rPr>
  </w:style>
  <w:style w:type="character" w:customStyle="1" w:styleId="69">
    <w:name w:val="AttributeTok"/>
    <w:basedOn w:val="41"/>
    <w:uiPriority w:val="0"/>
    <w:rPr>
      <w:rFonts w:ascii="Consolas" w:hAnsi="Consolas"/>
      <w:color w:val="657422"/>
      <w:sz w:val="22"/>
      <w:shd w:val="clear" w:color="auto" w:fill="F1F3F5"/>
    </w:rPr>
  </w:style>
  <w:style w:type="character" w:customStyle="1" w:styleId="70">
    <w:name w:val="RegionMarkerTok"/>
    <w:basedOn w:val="41"/>
    <w:uiPriority w:val="0"/>
    <w:rPr>
      <w:rFonts w:ascii="Consolas" w:hAnsi="Consolas"/>
      <w:color w:val="003B4F"/>
      <w:sz w:val="22"/>
      <w:shd w:val="clear" w:color="auto" w:fill="F1F3F5"/>
    </w:rPr>
  </w:style>
  <w:style w:type="character" w:customStyle="1" w:styleId="71">
    <w:name w:val="InformationTok"/>
    <w:basedOn w:val="41"/>
    <w:uiPriority w:val="0"/>
    <w:rPr>
      <w:rFonts w:ascii="Consolas" w:hAnsi="Consolas"/>
      <w:color w:val="5E5E5E"/>
      <w:sz w:val="22"/>
      <w:shd w:val="clear" w:color="auto" w:fill="F1F3F5"/>
    </w:rPr>
  </w:style>
  <w:style w:type="character" w:customStyle="1" w:styleId="72">
    <w:name w:val="WarningTok"/>
    <w:basedOn w:val="41"/>
    <w:uiPriority w:val="0"/>
    <w:rPr>
      <w:rFonts w:ascii="Consolas" w:hAnsi="Consolas"/>
      <w:i/>
      <w:color w:val="5E5E5E"/>
      <w:sz w:val="22"/>
      <w:shd w:val="clear" w:color="auto" w:fill="F1F3F5"/>
    </w:rPr>
  </w:style>
  <w:style w:type="character" w:customStyle="1" w:styleId="73">
    <w:name w:val="AlertTok"/>
    <w:basedOn w:val="41"/>
    <w:uiPriority w:val="0"/>
    <w:rPr>
      <w:rFonts w:ascii="Consolas" w:hAnsi="Consolas"/>
      <w:color w:val="AD0000"/>
      <w:sz w:val="22"/>
      <w:shd w:val="clear" w:color="auto" w:fill="F1F3F5"/>
    </w:rPr>
  </w:style>
  <w:style w:type="character" w:customStyle="1" w:styleId="74">
    <w:name w:val="ErrorTok"/>
    <w:basedOn w:val="41"/>
    <w:uiPriority w:val="0"/>
    <w:rPr>
      <w:rFonts w:ascii="Consolas" w:hAnsi="Consolas"/>
      <w:color w:val="AD0000"/>
      <w:sz w:val="22"/>
      <w:shd w:val="clear" w:color="auto" w:fill="F1F3F5"/>
    </w:rPr>
  </w:style>
  <w:style w:type="character" w:customStyle="1" w:styleId="75">
    <w:name w:val="NormalTok"/>
    <w:basedOn w:val="41"/>
    <w:uiPriority w:val="0"/>
    <w:rPr>
      <w:rFonts w:ascii="Consolas" w:hAnsi="Consolas"/>
      <w:color w:val="003B4F"/>
      <w:sz w:val="22"/>
      <w:shd w:val="clear" w:color="auto" w:fill="F1F3F5"/>
    </w:rPr>
  </w:style>
  <w:style w:type="character" w:customStyle="1" w:styleId="76">
    <w:name w:val="页眉 字符"/>
    <w:basedOn w:val="22"/>
    <w:link w:val="17"/>
    <w:uiPriority w:val="0"/>
  </w:style>
  <w:style w:type="character" w:customStyle="1" w:styleId="77">
    <w:name w:val="页脚 字符"/>
    <w:basedOn w:val="22"/>
    <w:link w:val="16"/>
    <w:uiPriority w:val="0"/>
  </w:style>
  <w:style w:type="character" w:customStyle="1" w:styleId="78">
    <w:name w:val="正文文本缩进 字符"/>
    <w:basedOn w:val="22"/>
    <w:link w:val="13"/>
    <w:uiPriority w:val="0"/>
  </w:style>
  <w:style w:type="paragraph" w:customStyle="1" w:styleId="79">
    <w:name w:val="Revision"/>
    <w:hidden/>
    <w:uiPriority w:val="0"/>
    <w:pPr>
      <w:spacing w:after="0"/>
    </w:pPr>
    <w:rPr>
      <w:rFonts w:asciiTheme="minorHAnsi" w:hAnsiTheme="minorHAnsi" w:eastAsiaTheme="minorEastAsia" w:cstheme="minorBidi"/>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.~WRD0000</Template>
  <Pages>12</Pages>
  <Words>2914</Words>
  <Characters>16614</Characters>
  <Lines>138</Lines>
  <Paragraphs>38</Paragraphs>
  <TotalTime>122</TotalTime>
  <ScaleCrop>false</ScaleCrop>
  <LinksUpToDate>false</LinksUpToDate>
  <CharactersWithSpaces>19490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2024-08-14T09:52:00Z</dcterms:created>
  <dc:creator>胡悦; 朱萌</dc:creator>
  <cp:lastModifiedBy>2021213554</cp:lastModifiedBy>
  <dcterms:modified xsi:type="dcterms:W3CDTF">2024-08-15T12:24:06Z</dcterms:modified>
  <dc:title>语言的国家治理意涵与功能研究</dc:title>
  <cp:revision>142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语言是政治运行和政民沟通核心载体。 然而，对于语言的治理功能和意涵却仍缺乏全面认识。 本文结合语言政治学前沿理论和实证研究，对语言的治理角色和功能进行了系统阐述，重点探讨语言超越文化和民族事务的治理作用。 本文提出，语言能够在国家治理、群体治理和个体治理过程中产生多层治理效能，同时通过传递政治意志、调整群体心态和促进个体发展等路径实现其他政策工具罕有的贯通性治理。 最后，文章针对新型城镇化、意识形态工作和共同富裕三个重点领域，对语言治理效能在具体治理场景中的应用进行了探索性讨论，为如何在新的发展阶段将语言文字工作有机嵌入国家治理体系和治理能力现代化总体目标的实践问题提供思路和视角。关键词：语言治理；国家治理；群体治理；个体治理；系统功能类型学</vt:lpwstr>
  </property>
  <property fmtid="{D5CDD505-2E9C-101B-9397-08002B2CF9AE}" pid="3" name="abstract-title">
    <vt:lpwstr>摘要</vt:lpwstr>
  </property>
  <property fmtid="{D5CDD505-2E9C-101B-9397-08002B2CF9AE}" pid="4" name="authors">
    <vt:lpwstr/>
  </property>
  <property fmtid="{D5CDD505-2E9C-101B-9397-08002B2CF9AE}" pid="5" name="biblio-config">
    <vt:lpwstr>True</vt:lpwstr>
  </property>
  <property fmtid="{D5CDD505-2E9C-101B-9397-08002B2CF9AE}" pid="6" name="biblio-style">
    <vt:lpwstr>apsr</vt:lpwstr>
  </property>
  <property fmtid="{D5CDD505-2E9C-101B-9397-08002B2CF9AE}" pid="7" name="bibliography">
    <vt:lpwstr/>
  </property>
  <property fmtid="{D5CDD505-2E9C-101B-9397-08002B2CF9AE}" pid="8" name="by-author">
    <vt:lpwstr/>
  </property>
  <property fmtid="{D5CDD505-2E9C-101B-9397-08002B2CF9AE}" pid="9" name="citation_package">
    <vt:lpwstr>natbib</vt:lpwstr>
  </property>
  <property fmtid="{D5CDD505-2E9C-101B-9397-08002B2CF9AE}" pid="10" name="colorlinks">
    <vt:lpwstr>True</vt:lpwstr>
  </property>
  <property fmtid="{D5CDD505-2E9C-101B-9397-08002B2CF9AE}" pid="11" name="crossref">
    <vt:lpwstr/>
  </property>
  <property fmtid="{D5CDD505-2E9C-101B-9397-08002B2CF9AE}" pid="12" name="editor_options">
    <vt:lpwstr/>
  </property>
  <property fmtid="{D5CDD505-2E9C-101B-9397-08002B2CF9AE}" pid="13" name="execute">
    <vt:lpwstr/>
  </property>
  <property fmtid="{D5CDD505-2E9C-101B-9397-08002B2CF9AE}" pid="14" name="fontsize">
    <vt:lpwstr>12pt</vt:lpwstr>
  </property>
  <property fmtid="{D5CDD505-2E9C-101B-9397-08002B2CF9AE}" pid="15" name="geometry">
    <vt:lpwstr>margin=1in</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indent">
    <vt:lpwstr>True</vt:lpwstr>
  </property>
  <property fmtid="{D5CDD505-2E9C-101B-9397-08002B2CF9AE}" pid="20" name="labels">
    <vt:lpwstr/>
  </property>
  <property fmtid="{D5CDD505-2E9C-101B-9397-08002B2CF9AE}" pid="21" name="linestretch">
    <vt:lpwstr>1.5</vt:lpwstr>
  </property>
  <property fmtid="{D5CDD505-2E9C-101B-9397-08002B2CF9AE}" pid="22" name="link-citations">
    <vt:lpwstr>True</vt:lpwstr>
  </property>
  <property fmtid="{D5CDD505-2E9C-101B-9397-08002B2CF9AE}" pid="23" name="subtitle">
    <vt:lpwstr>（工作论文，未经作者允许请勿转载或收入论文集）</vt:lpwstr>
  </property>
  <property fmtid="{D5CDD505-2E9C-101B-9397-08002B2CF9AE}" pid="24" name="tables">
    <vt:lpwstr>True</vt:lpwstr>
  </property>
  <property fmtid="{D5CDD505-2E9C-101B-9397-08002B2CF9AE}" pid="25" name="toc-title">
    <vt:lpwstr>Table of contents</vt:lpwstr>
  </property>
  <property fmtid="{D5CDD505-2E9C-101B-9397-08002B2CF9AE}" pid="26" name="KSOProductBuildVer">
    <vt:lpwstr>2052-6.7.1.8828</vt:lpwstr>
  </property>
  <property fmtid="{D5CDD505-2E9C-101B-9397-08002B2CF9AE}" pid="27" name="ICV">
    <vt:lpwstr>3F3B833C28F53772E682BD66C36625EC_42</vt:lpwstr>
  </property>
</Properties>
</file>